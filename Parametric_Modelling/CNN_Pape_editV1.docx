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2EF635" w14:textId="77777777" w:rsidR="00EA6423" w:rsidRPr="00706F48" w:rsidRDefault="00EA6423" w:rsidP="00ED22A6">
      <w:pPr>
        <w:pStyle w:val="MDPI11articletype"/>
      </w:pPr>
      <w:r w:rsidRPr="00706F48">
        <w:t>Article</w:t>
      </w:r>
    </w:p>
    <w:p w14:paraId="70A81E13" w14:textId="794F76B0" w:rsidR="00EA6423" w:rsidRPr="00706F48" w:rsidRDefault="00B734CA" w:rsidP="00ED22A6">
      <w:pPr>
        <w:pStyle w:val="MDPI12title"/>
        <w:spacing w:line="240" w:lineRule="atLeast"/>
      </w:pPr>
      <w:r>
        <w:t>The Use of Three</w:t>
      </w:r>
      <w:r w:rsidR="00926EEE">
        <w:t>-</w:t>
      </w:r>
      <w:r>
        <w:t>Dimensional Convolutional Neural Networks to Interpret LiDAR for Forest Inventory</w:t>
      </w:r>
    </w:p>
    <w:p w14:paraId="7C96C266" w14:textId="0263E230" w:rsidR="009409DB" w:rsidRPr="00706F48" w:rsidRDefault="00B734CA" w:rsidP="00ED22A6">
      <w:pPr>
        <w:pStyle w:val="MDPI13authornames"/>
      </w:pPr>
      <w:r>
        <w:t>Elias</w:t>
      </w:r>
      <w:r w:rsidR="009409DB" w:rsidRPr="00706F48">
        <w:t xml:space="preserve"> </w:t>
      </w:r>
      <w:r>
        <w:t>Ayrey</w:t>
      </w:r>
      <w:r w:rsidR="009409DB" w:rsidRPr="00706F48">
        <w:t xml:space="preserve"> </w:t>
      </w:r>
      <w:r w:rsidR="009409DB" w:rsidRPr="00706F48">
        <w:rPr>
          <w:vertAlign w:val="superscript"/>
        </w:rPr>
        <w:t>1</w:t>
      </w:r>
      <w:r w:rsidRPr="00706F48">
        <w:t>*</w:t>
      </w:r>
      <w:r w:rsidR="009409DB" w:rsidRPr="00706F48">
        <w:t xml:space="preserve">, </w:t>
      </w:r>
      <w:r>
        <w:t>Daniel</w:t>
      </w:r>
      <w:r w:rsidR="009409DB" w:rsidRPr="00706F48">
        <w:t xml:space="preserve"> </w:t>
      </w:r>
      <w:r w:rsidR="00BB1D89">
        <w:t xml:space="preserve">J. </w:t>
      </w:r>
      <w:r>
        <w:t>Hayes</w:t>
      </w:r>
      <w:r w:rsidR="009409DB" w:rsidRPr="00706F48">
        <w:t xml:space="preserve"> </w:t>
      </w:r>
      <w:r>
        <w:rPr>
          <w:vertAlign w:val="superscript"/>
        </w:rPr>
        <w:t>2</w:t>
      </w:r>
    </w:p>
    <w:p w14:paraId="3EACBADE" w14:textId="77777777" w:rsidR="001D1B57" w:rsidRPr="00706F48" w:rsidRDefault="001D1B57" w:rsidP="00ED22A6">
      <w:pPr>
        <w:pStyle w:val="MDPI16affiliation"/>
      </w:pPr>
      <w:r w:rsidRPr="00706F48">
        <w:rPr>
          <w:vertAlign w:val="superscript"/>
        </w:rPr>
        <w:t>1</w:t>
      </w:r>
      <w:r w:rsidRPr="00706F48">
        <w:tab/>
      </w:r>
      <w:r w:rsidR="00B734CA">
        <w:t xml:space="preserve">School of Forest Resources, University of Maine, 5755 Nutting Hall, </w:t>
      </w:r>
      <w:proofErr w:type="spellStart"/>
      <w:r w:rsidR="00B734CA">
        <w:t>Orono</w:t>
      </w:r>
      <w:proofErr w:type="spellEnd"/>
      <w:r w:rsidR="00B734CA">
        <w:t xml:space="preserve"> 04469-5755, Maine, USA</w:t>
      </w:r>
      <w:r w:rsidRPr="00706F48">
        <w:t xml:space="preserve">; </w:t>
      </w:r>
      <w:r w:rsidR="00B734CA">
        <w:t>elias.ayrey@maine.edu</w:t>
      </w:r>
    </w:p>
    <w:p w14:paraId="03899B36" w14:textId="77777777" w:rsidR="001D1B57" w:rsidRPr="00706F48" w:rsidRDefault="001D1B57" w:rsidP="00ED22A6">
      <w:pPr>
        <w:pStyle w:val="MDPI16affiliation"/>
      </w:pPr>
      <w:r w:rsidRPr="00706F48">
        <w:rPr>
          <w:szCs w:val="20"/>
          <w:vertAlign w:val="superscript"/>
        </w:rPr>
        <w:t>2</w:t>
      </w:r>
      <w:r w:rsidRPr="00706F48">
        <w:rPr>
          <w:szCs w:val="20"/>
        </w:rPr>
        <w:tab/>
      </w:r>
      <w:r w:rsidR="00B734CA">
        <w:t xml:space="preserve">School of Forest Resources, University of Maine, 5755 Nutting Hall, </w:t>
      </w:r>
      <w:proofErr w:type="spellStart"/>
      <w:r w:rsidR="00B734CA">
        <w:t>Orono</w:t>
      </w:r>
      <w:proofErr w:type="spellEnd"/>
      <w:r w:rsidR="00B734CA">
        <w:t xml:space="preserve"> 04469-5755, Maine, USA</w:t>
      </w:r>
      <w:r w:rsidR="00B734CA" w:rsidRPr="00706F48">
        <w:t xml:space="preserve">; </w:t>
      </w:r>
      <w:r w:rsidR="00B734CA">
        <w:t>daniel.j.hayes@maine.edu</w:t>
      </w:r>
    </w:p>
    <w:p w14:paraId="511421CF" w14:textId="77777777" w:rsidR="001D1B57" w:rsidRPr="00706F48" w:rsidRDefault="001D1B57" w:rsidP="00ED22A6">
      <w:pPr>
        <w:pStyle w:val="MDPI14history"/>
        <w:spacing w:before="0"/>
        <w:ind w:left="311" w:hanging="198"/>
      </w:pPr>
      <w:r w:rsidRPr="00706F48">
        <w:rPr>
          <w:b/>
        </w:rPr>
        <w:t>*</w:t>
      </w:r>
      <w:r w:rsidRPr="00706F48">
        <w:tab/>
        <w:t xml:space="preserve">Correspondence: </w:t>
      </w:r>
      <w:r w:rsidR="00B734CA">
        <w:t>elias.ayrey@maine.edu</w:t>
      </w:r>
      <w:r w:rsidRPr="00706F48">
        <w:t>; Tel.: +</w:t>
      </w:r>
      <w:r w:rsidR="00B734CA">
        <w:t>1-609-651-0761</w:t>
      </w:r>
    </w:p>
    <w:p w14:paraId="0C61EF13" w14:textId="77777777" w:rsidR="0085342E" w:rsidRPr="00706F48" w:rsidRDefault="0085342E" w:rsidP="00CB5C0C">
      <w:pPr>
        <w:pStyle w:val="MDPI14history"/>
      </w:pPr>
      <w:r w:rsidRPr="00706F48">
        <w:t xml:space="preserve">Received: </w:t>
      </w:r>
      <w:r w:rsidR="00B734CA">
        <w:t>--</w:t>
      </w:r>
      <w:r w:rsidRPr="00706F48">
        <w:t>; Accepted:</w:t>
      </w:r>
      <w:r w:rsidR="00B734CA">
        <w:t>--,</w:t>
      </w:r>
      <w:r w:rsidRPr="00706F48">
        <w:t xml:space="preserve"> Published: </w:t>
      </w:r>
      <w:r w:rsidR="00B734CA">
        <w:t>--</w:t>
      </w:r>
    </w:p>
    <w:p w14:paraId="05C4CDB8" w14:textId="58D6B69E" w:rsidR="000453DA" w:rsidRDefault="00EA6423" w:rsidP="00B97998">
      <w:pPr>
        <w:pStyle w:val="MDPI17abstract"/>
      </w:pPr>
      <w:r w:rsidRPr="00706F48">
        <w:rPr>
          <w:b/>
        </w:rPr>
        <w:t xml:space="preserve">Abstract: </w:t>
      </w:r>
      <w:r w:rsidR="00375382">
        <w:t>As light detection and ranging (LiDAR) technology becomes more available, it has become common to use these datasets to generate remotely sensed forest inventories across landscape</w:t>
      </w:r>
      <w:r w:rsidR="000453DA">
        <w:t>s</w:t>
      </w:r>
      <w:r w:rsidR="00375382">
        <w:t>. Traditional methods for generating these inventories employ the use of height and pro</w:t>
      </w:r>
      <w:r w:rsidR="000453DA">
        <w:t xml:space="preserve">portion metrics to measure </w:t>
      </w:r>
      <w:r w:rsidR="00375382">
        <w:t>LiDAR</w:t>
      </w:r>
      <w:r w:rsidR="000453DA">
        <w:t xml:space="preserve"> returns</w:t>
      </w:r>
      <w:r w:rsidR="00375382">
        <w:t xml:space="preserve"> and relate these back to field data</w:t>
      </w:r>
      <w:r w:rsidR="000453DA">
        <w:t xml:space="preserve"> </w:t>
      </w:r>
      <w:r w:rsidR="001732A1">
        <w:t>using</w:t>
      </w:r>
      <w:r w:rsidR="00C3387A">
        <w:t xml:space="preserve"> </w:t>
      </w:r>
      <w:del w:id="0" w:author="Elias Ayrey" w:date="2018-03-05T11:50:00Z">
        <w:r w:rsidR="000453DA" w:rsidDel="00CC202D">
          <w:delText>regression</w:delText>
        </w:r>
      </w:del>
      <w:ins w:id="1" w:author="Elias Ayrey" w:date="2018-03-05T11:50:00Z">
        <w:r w:rsidR="00CC202D">
          <w:t>predictive</w:t>
        </w:r>
      </w:ins>
      <w:r w:rsidR="00C3387A">
        <w:t xml:space="preserve"> model</w:t>
      </w:r>
      <w:r w:rsidR="001732A1">
        <w:t>s</w:t>
      </w:r>
      <w:r w:rsidR="00375382">
        <w:t xml:space="preserve">. </w:t>
      </w:r>
      <w:r w:rsidR="00B97998">
        <w:t xml:space="preserve">Here we employ a three-dimensional convolutional neural network (CNN), a deep learning technique that scans the LiDAR data and automatically generates useful features for predicting forest attributes. </w:t>
      </w:r>
      <w:r w:rsidR="00375382">
        <w:t xml:space="preserve">We test </w:t>
      </w:r>
      <w:r w:rsidR="00291B5A">
        <w:t xml:space="preserve">the accuracy in </w:t>
      </w:r>
      <w:r w:rsidR="00716B57">
        <w:rPr>
          <w:szCs w:val="20"/>
        </w:rPr>
        <w:t>estimating</w:t>
      </w:r>
      <w:r w:rsidR="00291B5A">
        <w:t xml:space="preserve"> forest </w:t>
      </w:r>
      <w:r w:rsidR="00C6759B">
        <w:t>attributes</w:t>
      </w:r>
      <w:r w:rsidR="00291B5A">
        <w:t xml:space="preserve"> </w:t>
      </w:r>
      <w:r w:rsidR="00B97998">
        <w:t>using</w:t>
      </w:r>
      <w:r w:rsidR="00291B5A">
        <w:t xml:space="preserve"> the </w:t>
      </w:r>
      <w:r w:rsidR="00375382">
        <w:t>three</w:t>
      </w:r>
      <w:r w:rsidR="00C3387A">
        <w:t>-</w:t>
      </w:r>
      <w:r w:rsidR="00375382">
        <w:t xml:space="preserve">dimensional implementations of </w:t>
      </w:r>
      <w:r w:rsidR="00B97998">
        <w:t xml:space="preserve">different </w:t>
      </w:r>
      <w:r w:rsidR="00375382">
        <w:t>CNN</w:t>
      </w:r>
      <w:r w:rsidR="00C3387A">
        <w:t xml:space="preserve"> </w:t>
      </w:r>
      <w:r w:rsidR="00291B5A">
        <w:t>model</w:t>
      </w:r>
      <w:r w:rsidR="00375382">
        <w:t xml:space="preserve">s </w:t>
      </w:r>
      <w:r w:rsidR="00C3387A">
        <w:t>commonly used in the field of</w:t>
      </w:r>
      <w:r w:rsidR="00375382">
        <w:t xml:space="preserve"> image recognition. </w:t>
      </w:r>
      <w:r w:rsidR="000453DA">
        <w:t xml:space="preserve">Using the </w:t>
      </w:r>
      <w:r w:rsidR="00B97998">
        <w:t>best performing</w:t>
      </w:r>
      <w:r w:rsidR="000453DA">
        <w:t xml:space="preserve"> model architecture, we compared CNN performance to models developed using traditional height metrics. </w:t>
      </w:r>
      <w:r w:rsidR="00C6759B">
        <w:t>The r</w:t>
      </w:r>
      <w:r w:rsidR="000453DA">
        <w:t xml:space="preserve">esults </w:t>
      </w:r>
      <w:r w:rsidR="00C6759B">
        <w:t xml:space="preserve">of this comparison </w:t>
      </w:r>
      <w:r w:rsidR="000453DA">
        <w:t xml:space="preserve">show that CNNs produced </w:t>
      </w:r>
      <w:r w:rsidR="00BF0020">
        <w:t xml:space="preserve">12 % less </w:t>
      </w:r>
      <w:r w:rsidR="00291B5A">
        <w:t xml:space="preserve">prediction </w:t>
      </w:r>
      <w:r w:rsidR="00BF0020">
        <w:t>error when</w:t>
      </w:r>
      <w:r w:rsidR="000453DA">
        <w:t xml:space="preserve"> estimating biomass, 6 % less in estimating tree </w:t>
      </w:r>
      <w:r w:rsidR="00B97998">
        <w:t>count</w:t>
      </w:r>
      <w:r w:rsidR="000453DA">
        <w:t xml:space="preserve">, and </w:t>
      </w:r>
      <w:r w:rsidR="004550EE">
        <w:t xml:space="preserve">2 </w:t>
      </w:r>
      <w:r w:rsidR="000453DA">
        <w:t>% less when estimating</w:t>
      </w:r>
      <w:r w:rsidR="00B97998">
        <w:t xml:space="preserve"> the</w:t>
      </w:r>
      <w:r w:rsidR="000453DA">
        <w:t xml:space="preserve"> percent</w:t>
      </w:r>
      <w:r w:rsidR="00B97998">
        <w:t>age of</w:t>
      </w:r>
      <w:r w:rsidR="000453DA">
        <w:t xml:space="preserve"> </w:t>
      </w:r>
      <w:proofErr w:type="spellStart"/>
      <w:r w:rsidR="000453DA">
        <w:t>needleleaf</w:t>
      </w:r>
      <w:proofErr w:type="spellEnd"/>
      <w:r w:rsidR="00B97998">
        <w:t xml:space="preserve"> trees</w:t>
      </w:r>
      <w:r w:rsidR="000453DA">
        <w:t xml:space="preserve">. We conclude that CNNs can be a more </w:t>
      </w:r>
      <w:r w:rsidR="00B97998">
        <w:t>accurate</w:t>
      </w:r>
      <w:r w:rsidR="000453DA">
        <w:t xml:space="preserve"> means of interpreting LiDAR </w:t>
      </w:r>
      <w:r w:rsidR="00291B5A">
        <w:t xml:space="preserve">data </w:t>
      </w:r>
      <w:r w:rsidR="000453DA">
        <w:t>for forest inventories than standard approaches</w:t>
      </w:r>
      <w:r w:rsidR="00BF0020">
        <w:t>.</w:t>
      </w:r>
    </w:p>
    <w:p w14:paraId="1570C2F5" w14:textId="77777777" w:rsidR="00B734CA" w:rsidRPr="00B734CA" w:rsidRDefault="00EA6423" w:rsidP="00ED22A6">
      <w:pPr>
        <w:pStyle w:val="MDPI18keywords"/>
      </w:pPr>
      <w:r w:rsidRPr="00706F48">
        <w:rPr>
          <w:b/>
        </w:rPr>
        <w:t>Keywords:</w:t>
      </w:r>
      <w:r w:rsidR="00B734CA">
        <w:rPr>
          <w:b/>
        </w:rPr>
        <w:t xml:space="preserve"> </w:t>
      </w:r>
      <w:r w:rsidR="00B734CA">
        <w:t xml:space="preserve">Deep learning, Artificial neural network, Machine learning, ALS, LiDAR, Enhanced forest inventory, Area-based </w:t>
      </w:r>
    </w:p>
    <w:p w14:paraId="21F3EB4D" w14:textId="77777777" w:rsidR="00EA6423" w:rsidRPr="00706F48" w:rsidRDefault="00EA6423" w:rsidP="00ED22A6">
      <w:pPr>
        <w:pStyle w:val="MDPI19line"/>
      </w:pPr>
    </w:p>
    <w:p w14:paraId="2596A897" w14:textId="77777777" w:rsidR="00EA6423" w:rsidRPr="00706F48" w:rsidRDefault="00EA6423" w:rsidP="00ED22A6">
      <w:pPr>
        <w:pStyle w:val="MDPI21heading1"/>
      </w:pPr>
      <w:r w:rsidRPr="00706F48">
        <w:rPr>
          <w:lang w:eastAsia="zh-CN"/>
        </w:rPr>
        <w:t xml:space="preserve">1. </w:t>
      </w:r>
      <w:r w:rsidRPr="00706F48">
        <w:t>Introduction</w:t>
      </w:r>
    </w:p>
    <w:p w14:paraId="404E3B17" w14:textId="51FC84A3" w:rsidR="004D60A5" w:rsidRDefault="00B734CA" w:rsidP="00B734CA">
      <w:pPr>
        <w:spacing w:line="260" w:lineRule="atLeast"/>
        <w:ind w:firstLine="432"/>
        <w:contextualSpacing/>
        <w:jc w:val="both"/>
        <w:rPr>
          <w:rFonts w:ascii="Palatino Linotype" w:hAnsi="Palatino Linotype" w:cs="Times New Roman"/>
          <w:sz w:val="20"/>
          <w:szCs w:val="20"/>
        </w:rPr>
      </w:pPr>
      <w:bookmarkStart w:id="2" w:name="OLE_LINK1"/>
      <w:bookmarkStart w:id="3" w:name="OLE_LINK2"/>
      <w:r w:rsidRPr="005612E2">
        <w:rPr>
          <w:rFonts w:ascii="Palatino Linotype" w:hAnsi="Palatino Linotype" w:cs="Times New Roman"/>
          <w:sz w:val="20"/>
          <w:szCs w:val="20"/>
        </w:rPr>
        <w:t>Over the past two decades</w:t>
      </w:r>
      <w:r w:rsidR="00561CD0">
        <w:rPr>
          <w:rFonts w:ascii="Palatino Linotype" w:hAnsi="Palatino Linotype" w:cs="Times New Roman"/>
          <w:sz w:val="20"/>
          <w:szCs w:val="20"/>
        </w:rPr>
        <w:t>,</w:t>
      </w:r>
      <w:r w:rsidRPr="005612E2">
        <w:rPr>
          <w:rFonts w:ascii="Palatino Linotype" w:hAnsi="Palatino Linotype" w:cs="Times New Roman"/>
          <w:sz w:val="20"/>
          <w:szCs w:val="20"/>
        </w:rPr>
        <w:t xml:space="preserve"> airborne Light Detection and Ranging (LiDAR) has become an invaluable tool for remotely quantifying the three-dimensional structure of the forest canopy</w:t>
      </w:r>
      <w:r w:rsidR="00C6759B">
        <w:rPr>
          <w:rFonts w:ascii="Palatino Linotype" w:hAnsi="Palatino Linotype" w:cs="Times New Roman"/>
          <w:sz w:val="20"/>
          <w:szCs w:val="20"/>
        </w:rPr>
        <w:t>.</w:t>
      </w:r>
      <w:r w:rsidR="004D60A5">
        <w:rPr>
          <w:rFonts w:ascii="Palatino Linotype" w:hAnsi="Palatino Linotype" w:cs="Times New Roman"/>
          <w:sz w:val="20"/>
          <w:szCs w:val="20"/>
        </w:rPr>
        <w:t xml:space="preserve"> This has enabled scientists </w:t>
      </w:r>
      <w:r w:rsidR="004D60A5" w:rsidRPr="005612E2">
        <w:rPr>
          <w:rFonts w:ascii="Palatino Linotype" w:hAnsi="Palatino Linotype" w:cs="Times New Roman"/>
          <w:sz w:val="20"/>
          <w:szCs w:val="20"/>
        </w:rPr>
        <w:t xml:space="preserve">to </w:t>
      </w:r>
      <w:r w:rsidR="00716B57">
        <w:rPr>
          <w:rFonts w:ascii="Palatino Linotype" w:hAnsi="Palatino Linotype" w:cs="Times New Roman"/>
          <w:sz w:val="20"/>
          <w:szCs w:val="20"/>
        </w:rPr>
        <w:t>estimate</w:t>
      </w:r>
      <w:r w:rsidR="004D60A5" w:rsidRPr="005612E2">
        <w:rPr>
          <w:rFonts w:ascii="Palatino Linotype" w:hAnsi="Palatino Linotype" w:cs="Times New Roman"/>
          <w:sz w:val="20"/>
          <w:szCs w:val="20"/>
        </w:rPr>
        <w:t xml:space="preserve"> forest attributes</w:t>
      </w:r>
      <w:r w:rsidR="004D60A5">
        <w:rPr>
          <w:rFonts w:ascii="Palatino Linotype" w:hAnsi="Palatino Linotype" w:cs="Times New Roman"/>
          <w:sz w:val="20"/>
          <w:szCs w:val="20"/>
        </w:rPr>
        <w:t xml:space="preserve"> over large areas</w:t>
      </w:r>
      <w:r w:rsidR="004D60A5" w:rsidRPr="005612E2">
        <w:rPr>
          <w:rFonts w:ascii="Palatino Linotype" w:hAnsi="Palatino Linotype" w:cs="Times New Roman"/>
          <w:sz w:val="20"/>
          <w:szCs w:val="20"/>
        </w:rPr>
        <w:t xml:space="preserve"> traditionally only measurable with an intensive field campaign.</w:t>
      </w:r>
      <w:r w:rsidR="004B0CC1">
        <w:rPr>
          <w:rFonts w:ascii="Palatino Linotype" w:hAnsi="Palatino Linotype" w:cs="Times New Roman"/>
          <w:sz w:val="20"/>
          <w:szCs w:val="20"/>
        </w:rPr>
        <w:t xml:space="preserve"> Attributes predicted with LIDAR include estimates of tree count, height, species, stem volume, and aboveground biomass [1-3]. Such enhanced forest inventories (EFIs) have proven useful for research and applications in forest and wildlife ecology, forest carbon cycling, and sustainable forest management [4-6].</w:t>
      </w:r>
    </w:p>
    <w:p w14:paraId="31E27758" w14:textId="09162068" w:rsidR="004D60A5" w:rsidRDefault="004B0CC1" w:rsidP="00B734CA">
      <w:pPr>
        <w:spacing w:line="260" w:lineRule="atLeast"/>
        <w:ind w:firstLine="432"/>
        <w:contextualSpacing/>
        <w:jc w:val="both"/>
        <w:rPr>
          <w:rFonts w:ascii="Palatino Linotype" w:hAnsi="Palatino Linotype" w:cs="Times New Roman"/>
          <w:sz w:val="20"/>
          <w:szCs w:val="20"/>
        </w:rPr>
      </w:pPr>
      <w:r>
        <w:rPr>
          <w:rFonts w:ascii="Palatino Linotype" w:hAnsi="Palatino Linotype" w:cs="Times New Roman"/>
          <w:sz w:val="20"/>
          <w:szCs w:val="20"/>
        </w:rPr>
        <w:t xml:space="preserve">The </w:t>
      </w:r>
      <w:r w:rsidRPr="005612E2">
        <w:rPr>
          <w:rFonts w:ascii="Palatino Linotype" w:hAnsi="Palatino Linotype" w:cs="Times New Roman"/>
          <w:sz w:val="20"/>
          <w:szCs w:val="20"/>
        </w:rPr>
        <w:t xml:space="preserve">typical methodology </w:t>
      </w:r>
      <w:r>
        <w:rPr>
          <w:rFonts w:ascii="Palatino Linotype" w:hAnsi="Palatino Linotype" w:cs="Times New Roman"/>
          <w:sz w:val="20"/>
          <w:szCs w:val="20"/>
        </w:rPr>
        <w:t xml:space="preserve">used </w:t>
      </w:r>
      <w:r w:rsidRPr="005612E2">
        <w:rPr>
          <w:rFonts w:ascii="Palatino Linotype" w:hAnsi="Palatino Linotype" w:cs="Times New Roman"/>
          <w:sz w:val="20"/>
          <w:szCs w:val="20"/>
        </w:rPr>
        <w:t>for developing EFI</w:t>
      </w:r>
      <w:r>
        <w:rPr>
          <w:rFonts w:ascii="Palatino Linotype" w:hAnsi="Palatino Linotype" w:cs="Times New Roman"/>
          <w:sz w:val="20"/>
          <w:szCs w:val="20"/>
        </w:rPr>
        <w:t>s</w:t>
      </w:r>
      <w:r w:rsidRPr="005612E2">
        <w:rPr>
          <w:rFonts w:ascii="Palatino Linotype" w:hAnsi="Palatino Linotype" w:cs="Times New Roman"/>
          <w:sz w:val="20"/>
          <w:szCs w:val="20"/>
        </w:rPr>
        <w:t xml:space="preserve"> is called the </w:t>
      </w:r>
      <w:r>
        <w:rPr>
          <w:rFonts w:ascii="Palatino Linotype" w:hAnsi="Palatino Linotype" w:cs="Times New Roman"/>
          <w:i/>
          <w:sz w:val="20"/>
          <w:szCs w:val="20"/>
        </w:rPr>
        <w:t>A</w:t>
      </w:r>
      <w:r w:rsidRPr="005612E2">
        <w:rPr>
          <w:rFonts w:ascii="Palatino Linotype" w:hAnsi="Palatino Linotype" w:cs="Times New Roman"/>
          <w:i/>
          <w:sz w:val="20"/>
          <w:szCs w:val="20"/>
        </w:rPr>
        <w:t xml:space="preserve">rea </w:t>
      </w:r>
      <w:r>
        <w:rPr>
          <w:rFonts w:ascii="Palatino Linotype" w:hAnsi="Palatino Linotype" w:cs="Times New Roman"/>
          <w:i/>
          <w:sz w:val="20"/>
          <w:szCs w:val="20"/>
        </w:rPr>
        <w:t>B</w:t>
      </w:r>
      <w:r w:rsidRPr="005612E2">
        <w:rPr>
          <w:rFonts w:ascii="Palatino Linotype" w:hAnsi="Palatino Linotype" w:cs="Times New Roman"/>
          <w:i/>
          <w:sz w:val="20"/>
          <w:szCs w:val="20"/>
        </w:rPr>
        <w:t>ased</w:t>
      </w:r>
      <w:r w:rsidRPr="005612E2">
        <w:rPr>
          <w:rFonts w:ascii="Palatino Linotype" w:hAnsi="Palatino Linotype" w:cs="Times New Roman"/>
          <w:sz w:val="20"/>
          <w:szCs w:val="20"/>
        </w:rPr>
        <w:t xml:space="preserve"> (AB) approach</w:t>
      </w:r>
      <w:r w:rsidR="009C3817">
        <w:rPr>
          <w:rFonts w:ascii="Palatino Linotype" w:hAnsi="Palatino Linotype" w:cs="Times New Roman"/>
          <w:sz w:val="20"/>
          <w:szCs w:val="20"/>
        </w:rPr>
        <w:t xml:space="preserve">. The AB approach utilizes </w:t>
      </w:r>
      <w:ins w:id="4" w:author="Elias Ayrey" w:date="2018-03-05T11:51:00Z">
        <w:r w:rsidR="00CC202D">
          <w:rPr>
            <w:rFonts w:ascii="Palatino Linotype" w:hAnsi="Palatino Linotype" w:cs="Times New Roman"/>
            <w:sz w:val="20"/>
            <w:szCs w:val="20"/>
          </w:rPr>
          <w:t xml:space="preserve">predictive modelling </w:t>
        </w:r>
      </w:ins>
      <w:r w:rsidR="009C3817">
        <w:rPr>
          <w:rFonts w:ascii="Palatino Linotype" w:hAnsi="Palatino Linotype" w:cs="Times New Roman"/>
          <w:sz w:val="20"/>
          <w:szCs w:val="20"/>
        </w:rPr>
        <w:t xml:space="preserve">to associate plot-based field measurements with explanatory variables derived from </w:t>
      </w:r>
      <w:r w:rsidR="00561CD0">
        <w:rPr>
          <w:rFonts w:ascii="Palatino Linotype" w:hAnsi="Palatino Linotype" w:cs="Times New Roman"/>
          <w:sz w:val="20"/>
          <w:szCs w:val="20"/>
        </w:rPr>
        <w:t xml:space="preserve">various </w:t>
      </w:r>
      <w:r w:rsidR="009C3817">
        <w:rPr>
          <w:rFonts w:ascii="Palatino Linotype" w:hAnsi="Palatino Linotype" w:cs="Times New Roman"/>
          <w:sz w:val="20"/>
          <w:szCs w:val="20"/>
        </w:rPr>
        <w:t xml:space="preserve">measures of a LiDAR </w:t>
      </w:r>
      <w:r w:rsidR="00383888">
        <w:rPr>
          <w:rFonts w:ascii="Palatino Linotype" w:hAnsi="Palatino Linotype" w:cs="Times New Roman"/>
          <w:sz w:val="20"/>
          <w:szCs w:val="20"/>
        </w:rPr>
        <w:t>dataset of the same forest area</w:t>
      </w:r>
      <w:r w:rsidR="009C3817">
        <w:rPr>
          <w:rFonts w:ascii="Palatino Linotype" w:hAnsi="Palatino Linotype" w:cs="Times New Roman"/>
          <w:sz w:val="20"/>
          <w:szCs w:val="20"/>
        </w:rPr>
        <w:t>.</w:t>
      </w:r>
      <w:r w:rsidR="00383888">
        <w:rPr>
          <w:rFonts w:ascii="Palatino Linotype" w:hAnsi="Palatino Linotype" w:cs="Times New Roman"/>
          <w:sz w:val="20"/>
          <w:szCs w:val="20"/>
        </w:rPr>
        <w:t xml:space="preserve"> </w:t>
      </w:r>
      <w:r w:rsidR="00383888" w:rsidRPr="005612E2">
        <w:rPr>
          <w:rFonts w:ascii="Palatino Linotype" w:hAnsi="Palatino Linotype" w:cs="Times New Roman"/>
          <w:sz w:val="20"/>
          <w:szCs w:val="20"/>
        </w:rPr>
        <w:t>Th</w:t>
      </w:r>
      <w:r w:rsidR="00383888">
        <w:rPr>
          <w:rFonts w:ascii="Palatino Linotype" w:hAnsi="Palatino Linotype" w:cs="Times New Roman"/>
          <w:sz w:val="20"/>
          <w:szCs w:val="20"/>
        </w:rPr>
        <w:t>e</w:t>
      </w:r>
      <w:r w:rsidR="00383888" w:rsidRPr="005612E2">
        <w:rPr>
          <w:rFonts w:ascii="Palatino Linotype" w:hAnsi="Palatino Linotype" w:cs="Times New Roman"/>
          <w:sz w:val="20"/>
          <w:szCs w:val="20"/>
        </w:rPr>
        <w:t xml:space="preserve">se models are then applied to make </w:t>
      </w:r>
      <w:r w:rsidR="00383888">
        <w:rPr>
          <w:rFonts w:ascii="Palatino Linotype" w:hAnsi="Palatino Linotype" w:cs="Times New Roman"/>
          <w:sz w:val="20"/>
          <w:szCs w:val="20"/>
        </w:rPr>
        <w:t>estimates</w:t>
      </w:r>
      <w:r w:rsidR="00383888" w:rsidRPr="005612E2">
        <w:rPr>
          <w:rFonts w:ascii="Palatino Linotype" w:hAnsi="Palatino Linotype" w:cs="Times New Roman"/>
          <w:sz w:val="20"/>
          <w:szCs w:val="20"/>
        </w:rPr>
        <w:t xml:space="preserve"> of fore</w:t>
      </w:r>
      <w:r w:rsidR="00383888">
        <w:rPr>
          <w:rFonts w:ascii="Palatino Linotype" w:hAnsi="Palatino Linotype" w:cs="Times New Roman"/>
          <w:sz w:val="20"/>
          <w:szCs w:val="20"/>
        </w:rPr>
        <w:t>st attributes</w:t>
      </w:r>
      <w:r w:rsidR="00383888" w:rsidRPr="00A06790">
        <w:rPr>
          <w:rFonts w:ascii="Palatino Linotype" w:hAnsi="Palatino Linotype" w:cs="Times New Roman"/>
          <w:sz w:val="20"/>
          <w:szCs w:val="20"/>
        </w:rPr>
        <w:t xml:space="preserve"> </w:t>
      </w:r>
      <w:r w:rsidR="00383888">
        <w:rPr>
          <w:rFonts w:ascii="Palatino Linotype" w:hAnsi="Palatino Linotype" w:cs="Times New Roman"/>
          <w:sz w:val="20"/>
          <w:szCs w:val="20"/>
        </w:rPr>
        <w:t>for</w:t>
      </w:r>
      <w:r w:rsidR="00383888" w:rsidRPr="005612E2">
        <w:rPr>
          <w:rFonts w:ascii="Palatino Linotype" w:hAnsi="Palatino Linotype" w:cs="Times New Roman"/>
          <w:sz w:val="20"/>
          <w:szCs w:val="20"/>
        </w:rPr>
        <w:t xml:space="preserve"> new areas </w:t>
      </w:r>
      <w:r w:rsidR="00383888">
        <w:rPr>
          <w:rFonts w:ascii="Palatino Linotype" w:hAnsi="Palatino Linotype" w:cs="Times New Roman"/>
          <w:sz w:val="20"/>
          <w:szCs w:val="20"/>
        </w:rPr>
        <w:t>without</w:t>
      </w:r>
      <w:r w:rsidR="00383888" w:rsidRPr="005612E2">
        <w:rPr>
          <w:rFonts w:ascii="Palatino Linotype" w:hAnsi="Palatino Linotype" w:cs="Times New Roman"/>
          <w:sz w:val="20"/>
          <w:szCs w:val="20"/>
        </w:rPr>
        <w:t xml:space="preserve"> field </w:t>
      </w:r>
      <w:r w:rsidR="00383888">
        <w:rPr>
          <w:rFonts w:ascii="Palatino Linotype" w:hAnsi="Palatino Linotype" w:cs="Times New Roman"/>
          <w:sz w:val="20"/>
          <w:szCs w:val="20"/>
        </w:rPr>
        <w:t>measurements [7].</w:t>
      </w:r>
      <w:r w:rsidR="00383888" w:rsidRPr="00383888">
        <w:rPr>
          <w:rFonts w:ascii="Palatino Linotype" w:hAnsi="Palatino Linotype" w:cs="Times New Roman"/>
          <w:sz w:val="20"/>
          <w:szCs w:val="20"/>
        </w:rPr>
        <w:t xml:space="preserve"> </w:t>
      </w:r>
      <w:r w:rsidR="00383888" w:rsidRPr="005612E2">
        <w:rPr>
          <w:rFonts w:ascii="Palatino Linotype" w:hAnsi="Palatino Linotype" w:cs="Times New Roman"/>
          <w:sz w:val="20"/>
          <w:szCs w:val="20"/>
        </w:rPr>
        <w:t xml:space="preserve">Numerous statistical techniques have been used to develop </w:t>
      </w:r>
      <w:r w:rsidR="00383888">
        <w:rPr>
          <w:rFonts w:ascii="Palatino Linotype" w:hAnsi="Palatino Linotype" w:cs="Times New Roman"/>
          <w:sz w:val="20"/>
          <w:szCs w:val="20"/>
        </w:rPr>
        <w:t>AB</w:t>
      </w:r>
      <w:r w:rsidR="00383888" w:rsidRPr="005612E2">
        <w:rPr>
          <w:rFonts w:ascii="Palatino Linotype" w:hAnsi="Palatino Linotype" w:cs="Times New Roman"/>
          <w:sz w:val="20"/>
          <w:szCs w:val="20"/>
        </w:rPr>
        <w:t xml:space="preserve"> models, </w:t>
      </w:r>
      <w:r w:rsidR="00383888">
        <w:rPr>
          <w:rFonts w:ascii="Palatino Linotype" w:hAnsi="Palatino Linotype" w:cs="Times New Roman"/>
          <w:sz w:val="20"/>
          <w:szCs w:val="20"/>
        </w:rPr>
        <w:t>among which</w:t>
      </w:r>
      <w:r w:rsidR="00383888" w:rsidRPr="005612E2">
        <w:rPr>
          <w:rFonts w:ascii="Palatino Linotype" w:hAnsi="Palatino Linotype" w:cs="Times New Roman"/>
          <w:sz w:val="20"/>
          <w:szCs w:val="20"/>
        </w:rPr>
        <w:t xml:space="preserve"> </w:t>
      </w:r>
      <w:ins w:id="5" w:author="Elias Ayrey" w:date="2018-03-03T14:58:00Z">
        <w:r w:rsidR="00273C03">
          <w:rPr>
            <w:rFonts w:ascii="Palatino Linotype" w:hAnsi="Palatino Linotype" w:cs="Times New Roman"/>
            <w:sz w:val="20"/>
            <w:szCs w:val="20"/>
          </w:rPr>
          <w:t xml:space="preserve">linear mixed modelling and random forest </w:t>
        </w:r>
      </w:ins>
      <w:ins w:id="6" w:author="Elias Ayrey" w:date="2018-03-05T11:51:00Z">
        <w:r w:rsidR="00CC202D">
          <w:rPr>
            <w:rFonts w:ascii="Palatino Linotype" w:hAnsi="Palatino Linotype" w:cs="Times New Roman"/>
            <w:sz w:val="20"/>
            <w:szCs w:val="20"/>
          </w:rPr>
          <w:t>imputation</w:t>
        </w:r>
      </w:ins>
      <w:ins w:id="7" w:author="Elias Ayrey" w:date="2018-03-03T14:58:00Z">
        <w:r w:rsidR="00273C03">
          <w:rPr>
            <w:rFonts w:ascii="Palatino Linotype" w:hAnsi="Palatino Linotype" w:cs="Times New Roman"/>
            <w:sz w:val="20"/>
            <w:szCs w:val="20"/>
          </w:rPr>
          <w:t xml:space="preserve"> are</w:t>
        </w:r>
      </w:ins>
      <w:r w:rsidR="00383888" w:rsidRPr="005612E2">
        <w:rPr>
          <w:rFonts w:ascii="Palatino Linotype" w:hAnsi="Palatino Linotype" w:cs="Times New Roman"/>
          <w:sz w:val="20"/>
          <w:szCs w:val="20"/>
        </w:rPr>
        <w:t xml:space="preserve"> </w:t>
      </w:r>
      <w:r w:rsidR="00383888">
        <w:rPr>
          <w:rFonts w:ascii="Palatino Linotype" w:hAnsi="Palatino Linotype" w:cs="Times New Roman"/>
          <w:sz w:val="20"/>
          <w:szCs w:val="20"/>
        </w:rPr>
        <w:t>common</w:t>
      </w:r>
      <w:r w:rsidR="00383888" w:rsidRPr="005612E2">
        <w:rPr>
          <w:rFonts w:ascii="Palatino Linotype" w:hAnsi="Palatino Linotype" w:cs="Times New Roman"/>
          <w:sz w:val="20"/>
          <w:szCs w:val="20"/>
        </w:rPr>
        <w:t xml:space="preserve"> </w:t>
      </w:r>
      <w:ins w:id="8" w:author="Elias Ayrey" w:date="2018-03-07T13:20:00Z">
        <w:r w:rsidR="00526795">
          <w:rPr>
            <w:rFonts w:ascii="Palatino Linotype" w:hAnsi="Palatino Linotype" w:cs="Times New Roman"/>
            <w:sz w:val="20"/>
            <w:szCs w:val="20"/>
          </w:rPr>
          <w:t>modelling tools</w:t>
        </w:r>
      </w:ins>
      <w:r w:rsidR="00383888">
        <w:rPr>
          <w:rFonts w:ascii="Palatino Linotype" w:hAnsi="Palatino Linotype" w:cs="Times New Roman"/>
          <w:sz w:val="20"/>
          <w:szCs w:val="20"/>
        </w:rPr>
        <w:t xml:space="preserve"> [8, 9].</w:t>
      </w:r>
    </w:p>
    <w:p w14:paraId="56E2C0A2" w14:textId="77777777" w:rsidR="004B0CC1" w:rsidRDefault="004B0CC1" w:rsidP="00B734CA">
      <w:pPr>
        <w:spacing w:line="260" w:lineRule="atLeast"/>
        <w:ind w:firstLine="432"/>
        <w:contextualSpacing/>
        <w:jc w:val="both"/>
        <w:rPr>
          <w:rFonts w:ascii="Palatino Linotype" w:hAnsi="Palatino Linotype" w:cs="Times New Roman"/>
          <w:sz w:val="20"/>
          <w:szCs w:val="20"/>
        </w:rPr>
      </w:pPr>
    </w:p>
    <w:p w14:paraId="2AE4975D" w14:textId="58AF1D40" w:rsidR="00B734CA" w:rsidRPr="005612E2" w:rsidRDefault="00522D70" w:rsidP="00A533E7">
      <w:pPr>
        <w:spacing w:line="260" w:lineRule="atLeast"/>
        <w:ind w:firstLine="432"/>
        <w:contextualSpacing/>
        <w:jc w:val="both"/>
        <w:rPr>
          <w:rFonts w:ascii="Palatino Linotype" w:hAnsi="Palatino Linotype" w:cs="Times New Roman"/>
          <w:sz w:val="20"/>
          <w:szCs w:val="20"/>
        </w:rPr>
      </w:pPr>
      <w:r>
        <w:rPr>
          <w:rFonts w:ascii="Palatino Linotype" w:hAnsi="Palatino Linotype" w:cs="Times New Roman"/>
          <w:sz w:val="20"/>
          <w:szCs w:val="20"/>
        </w:rPr>
        <w:lastRenderedPageBreak/>
        <w:t>Model</w:t>
      </w:r>
      <w:r w:rsidRPr="005612E2">
        <w:rPr>
          <w:rFonts w:ascii="Palatino Linotype" w:hAnsi="Palatino Linotype" w:cs="Times New Roman"/>
          <w:sz w:val="20"/>
          <w:szCs w:val="20"/>
        </w:rPr>
        <w:t xml:space="preserve"> </w:t>
      </w:r>
      <w:r w:rsidR="00B734CA" w:rsidRPr="005612E2">
        <w:rPr>
          <w:rFonts w:ascii="Palatino Linotype" w:hAnsi="Palatino Linotype" w:cs="Times New Roman"/>
          <w:sz w:val="20"/>
          <w:szCs w:val="20"/>
        </w:rPr>
        <w:t xml:space="preserve">explanatory variables derived from LiDAR </w:t>
      </w:r>
      <w:r>
        <w:rPr>
          <w:rFonts w:ascii="Palatino Linotype" w:hAnsi="Palatino Linotype" w:cs="Times New Roman"/>
          <w:sz w:val="20"/>
          <w:szCs w:val="20"/>
        </w:rPr>
        <w:t xml:space="preserve">data </w:t>
      </w:r>
      <w:r w:rsidR="00B734CA" w:rsidRPr="005612E2">
        <w:rPr>
          <w:rFonts w:ascii="Palatino Linotype" w:hAnsi="Palatino Linotype" w:cs="Times New Roman"/>
          <w:sz w:val="20"/>
          <w:szCs w:val="20"/>
        </w:rPr>
        <w:t>can take several forms, but mostly co</w:t>
      </w:r>
      <w:r w:rsidR="00B734CA">
        <w:rPr>
          <w:rFonts w:ascii="Palatino Linotype" w:hAnsi="Palatino Linotype" w:cs="Times New Roman"/>
          <w:sz w:val="20"/>
          <w:szCs w:val="20"/>
        </w:rPr>
        <w:t xml:space="preserve">nstitute </w:t>
      </w:r>
      <w:r>
        <w:rPr>
          <w:rFonts w:ascii="Palatino Linotype" w:hAnsi="Palatino Linotype" w:cs="Times New Roman"/>
          <w:sz w:val="20"/>
          <w:szCs w:val="20"/>
        </w:rPr>
        <w:t xml:space="preserve">either </w:t>
      </w:r>
      <w:r w:rsidR="00B734CA">
        <w:rPr>
          <w:rFonts w:ascii="Palatino Linotype" w:hAnsi="Palatino Linotype" w:cs="Times New Roman"/>
          <w:sz w:val="20"/>
          <w:szCs w:val="20"/>
        </w:rPr>
        <w:t xml:space="preserve">measurements of </w:t>
      </w:r>
      <w:r>
        <w:rPr>
          <w:rFonts w:ascii="Palatino Linotype" w:hAnsi="Palatino Linotype" w:cs="Times New Roman"/>
          <w:sz w:val="20"/>
          <w:szCs w:val="20"/>
        </w:rPr>
        <w:t xml:space="preserve">point </w:t>
      </w:r>
      <w:r w:rsidR="00B734CA">
        <w:rPr>
          <w:rFonts w:ascii="Palatino Linotype" w:hAnsi="Palatino Linotype" w:cs="Times New Roman"/>
          <w:sz w:val="20"/>
          <w:szCs w:val="20"/>
        </w:rPr>
        <w:t>height</w:t>
      </w:r>
      <w:r w:rsidR="00B734CA" w:rsidRPr="005612E2">
        <w:rPr>
          <w:rFonts w:ascii="Palatino Linotype" w:hAnsi="Palatino Linotype" w:cs="Times New Roman"/>
          <w:sz w:val="20"/>
          <w:szCs w:val="20"/>
        </w:rPr>
        <w:t xml:space="preserve"> or distribution along the vertical stratum </w:t>
      </w:r>
      <w:r w:rsidR="00B734CA">
        <w:rPr>
          <w:rFonts w:ascii="Palatino Linotype" w:hAnsi="Palatino Linotype" w:cs="Times New Roman"/>
          <w:sz w:val="20"/>
          <w:szCs w:val="20"/>
        </w:rPr>
        <w:t>[</w:t>
      </w:r>
      <w:r w:rsidR="00E166C1">
        <w:rPr>
          <w:rFonts w:ascii="Palatino Linotype" w:hAnsi="Palatino Linotype" w:cs="Times New Roman"/>
          <w:sz w:val="20"/>
          <w:szCs w:val="20"/>
        </w:rPr>
        <w:t xml:space="preserve">1, 2, </w:t>
      </w:r>
      <w:proofErr w:type="gramStart"/>
      <w:r w:rsidR="00B734CA">
        <w:rPr>
          <w:rFonts w:ascii="Palatino Linotype" w:hAnsi="Palatino Linotype" w:cs="Times New Roman"/>
          <w:sz w:val="20"/>
          <w:szCs w:val="20"/>
        </w:rPr>
        <w:t>10</w:t>
      </w:r>
      <w:proofErr w:type="gramEnd"/>
      <w:r w:rsidR="00E80067">
        <w:rPr>
          <w:rFonts w:ascii="Palatino Linotype" w:hAnsi="Palatino Linotype" w:cs="Times New Roman"/>
          <w:sz w:val="20"/>
          <w:szCs w:val="20"/>
        </w:rPr>
        <w:t>]</w:t>
      </w:r>
      <w:r w:rsidR="00B734CA" w:rsidRPr="005612E2">
        <w:rPr>
          <w:rFonts w:ascii="Palatino Linotype" w:hAnsi="Palatino Linotype" w:cs="Times New Roman"/>
          <w:sz w:val="20"/>
          <w:szCs w:val="20"/>
        </w:rPr>
        <w:t xml:space="preserve">. Height measurements </w:t>
      </w:r>
      <w:r>
        <w:rPr>
          <w:rFonts w:ascii="Palatino Linotype" w:hAnsi="Palatino Linotype" w:cs="Times New Roman"/>
          <w:sz w:val="20"/>
          <w:szCs w:val="20"/>
        </w:rPr>
        <w:t xml:space="preserve">typically </w:t>
      </w:r>
      <w:r w:rsidR="00B46A1C">
        <w:rPr>
          <w:rFonts w:ascii="Palatino Linotype" w:hAnsi="Palatino Linotype" w:cs="Times New Roman"/>
          <w:sz w:val="20"/>
          <w:szCs w:val="20"/>
        </w:rPr>
        <w:t>constitute</w:t>
      </w:r>
      <w:r w:rsidR="00B734CA" w:rsidRPr="005612E2">
        <w:rPr>
          <w:rFonts w:ascii="Palatino Linotype" w:hAnsi="Palatino Linotype" w:cs="Times New Roman"/>
          <w:sz w:val="20"/>
          <w:szCs w:val="20"/>
        </w:rPr>
        <w:t xml:space="preserve"> summary statistics </w:t>
      </w:r>
      <w:r w:rsidR="000B33F3">
        <w:rPr>
          <w:rFonts w:ascii="Palatino Linotype" w:hAnsi="Palatino Linotype" w:cs="Times New Roman"/>
          <w:sz w:val="20"/>
          <w:szCs w:val="20"/>
        </w:rPr>
        <w:t>that calculate the</w:t>
      </w:r>
      <w:r w:rsidR="00B734CA" w:rsidRPr="005612E2">
        <w:rPr>
          <w:rFonts w:ascii="Palatino Linotype" w:hAnsi="Palatino Linotype" w:cs="Times New Roman"/>
          <w:sz w:val="20"/>
          <w:szCs w:val="20"/>
        </w:rPr>
        <w:t xml:space="preserve"> mean, maximum, and percentile</w:t>
      </w:r>
      <w:r w:rsidR="000B33F3">
        <w:rPr>
          <w:rFonts w:ascii="Palatino Linotype" w:hAnsi="Palatino Linotype" w:cs="Times New Roman"/>
          <w:sz w:val="20"/>
          <w:szCs w:val="20"/>
        </w:rPr>
        <w:t xml:space="preserve"> height</w:t>
      </w:r>
      <w:r w:rsidR="00B734CA" w:rsidRPr="005612E2">
        <w:rPr>
          <w:rFonts w:ascii="Palatino Linotype" w:hAnsi="Palatino Linotype" w:cs="Times New Roman"/>
          <w:sz w:val="20"/>
          <w:szCs w:val="20"/>
        </w:rPr>
        <w:t>s</w:t>
      </w:r>
      <w:r w:rsidR="000B33F3">
        <w:rPr>
          <w:rFonts w:ascii="Palatino Linotype" w:hAnsi="Palatino Linotype" w:cs="Times New Roman"/>
          <w:sz w:val="20"/>
          <w:szCs w:val="20"/>
        </w:rPr>
        <w:t xml:space="preserve"> of points within each grid cell</w:t>
      </w:r>
      <w:r w:rsidR="00B734CA" w:rsidRPr="005612E2">
        <w:rPr>
          <w:rFonts w:ascii="Palatino Linotype" w:hAnsi="Palatino Linotype" w:cs="Times New Roman"/>
          <w:sz w:val="20"/>
          <w:szCs w:val="20"/>
        </w:rPr>
        <w:t>. Distribution metrics quantify the proportion of points</w:t>
      </w:r>
      <w:r w:rsidR="00A533E7">
        <w:rPr>
          <w:rFonts w:ascii="Palatino Linotype" w:hAnsi="Palatino Linotype" w:cs="Times New Roman"/>
          <w:sz w:val="20"/>
          <w:szCs w:val="20"/>
        </w:rPr>
        <w:t xml:space="preserve"> found</w:t>
      </w:r>
      <w:r w:rsidR="00B734CA" w:rsidRPr="005612E2">
        <w:rPr>
          <w:rFonts w:ascii="Palatino Linotype" w:hAnsi="Palatino Linotype" w:cs="Times New Roman"/>
          <w:sz w:val="20"/>
          <w:szCs w:val="20"/>
        </w:rPr>
        <w:t xml:space="preserve"> above certain height thresholds. </w:t>
      </w:r>
      <w:r w:rsidR="00561CD0">
        <w:rPr>
          <w:rFonts w:ascii="Palatino Linotype" w:hAnsi="Palatino Linotype" w:cs="Times New Roman"/>
          <w:sz w:val="20"/>
          <w:szCs w:val="20"/>
        </w:rPr>
        <w:t>Since their introduction in the early 2000s</w:t>
      </w:r>
      <w:r w:rsidR="00A533E7">
        <w:rPr>
          <w:rFonts w:ascii="Palatino Linotype" w:hAnsi="Palatino Linotype" w:cs="Times New Roman"/>
          <w:sz w:val="20"/>
          <w:szCs w:val="20"/>
        </w:rPr>
        <w:t>, these traditional height metrics (THM</w:t>
      </w:r>
      <w:r w:rsidR="00392E5C">
        <w:rPr>
          <w:rFonts w:ascii="Palatino Linotype" w:hAnsi="Palatino Linotype" w:cs="Times New Roman"/>
          <w:sz w:val="20"/>
          <w:szCs w:val="20"/>
        </w:rPr>
        <w:t>s</w:t>
      </w:r>
      <w:r w:rsidR="00A533E7">
        <w:rPr>
          <w:rFonts w:ascii="Palatino Linotype" w:hAnsi="Palatino Linotype" w:cs="Times New Roman"/>
          <w:sz w:val="20"/>
          <w:szCs w:val="20"/>
        </w:rPr>
        <w:t xml:space="preserve">) have </w:t>
      </w:r>
      <w:r w:rsidR="000B33F3">
        <w:rPr>
          <w:rFonts w:ascii="Palatino Linotype" w:hAnsi="Palatino Linotype" w:cs="Times New Roman"/>
          <w:sz w:val="20"/>
          <w:szCs w:val="20"/>
        </w:rPr>
        <w:t xml:space="preserve">been </w:t>
      </w:r>
      <w:r w:rsidR="00A533E7">
        <w:rPr>
          <w:rFonts w:ascii="Palatino Linotype" w:hAnsi="Palatino Linotype" w:cs="Times New Roman"/>
          <w:sz w:val="20"/>
          <w:szCs w:val="20"/>
        </w:rPr>
        <w:t xml:space="preserve">proven </w:t>
      </w:r>
      <w:r w:rsidR="000B33F3">
        <w:rPr>
          <w:rFonts w:ascii="Palatino Linotype" w:hAnsi="Palatino Linotype" w:cs="Times New Roman"/>
          <w:sz w:val="20"/>
          <w:szCs w:val="20"/>
        </w:rPr>
        <w:t xml:space="preserve">to be </w:t>
      </w:r>
      <w:r w:rsidR="00A533E7">
        <w:rPr>
          <w:rFonts w:ascii="Palatino Linotype" w:hAnsi="Palatino Linotype" w:cs="Times New Roman"/>
          <w:sz w:val="20"/>
          <w:szCs w:val="20"/>
        </w:rPr>
        <w:t xml:space="preserve">effective predictors </w:t>
      </w:r>
      <w:r w:rsidR="007E1720">
        <w:rPr>
          <w:rFonts w:ascii="Palatino Linotype" w:hAnsi="Palatino Linotype" w:cs="Times New Roman"/>
          <w:sz w:val="20"/>
          <w:szCs w:val="20"/>
        </w:rPr>
        <w:t>for modeling</w:t>
      </w:r>
      <w:r w:rsidR="00561CD0">
        <w:rPr>
          <w:rFonts w:ascii="Palatino Linotype" w:hAnsi="Palatino Linotype" w:cs="Times New Roman"/>
          <w:sz w:val="20"/>
          <w:szCs w:val="20"/>
        </w:rPr>
        <w:t xml:space="preserve"> forest attributes </w:t>
      </w:r>
      <w:r w:rsidR="00E80067">
        <w:rPr>
          <w:rFonts w:ascii="Palatino Linotype" w:hAnsi="Palatino Linotype" w:cs="Times New Roman"/>
          <w:sz w:val="20"/>
          <w:szCs w:val="20"/>
        </w:rPr>
        <w:t>[11, 12]</w:t>
      </w:r>
      <w:r w:rsidR="00B734CA" w:rsidRPr="005612E2">
        <w:rPr>
          <w:rFonts w:ascii="Palatino Linotype" w:hAnsi="Palatino Linotype" w:cs="Times New Roman"/>
          <w:sz w:val="20"/>
          <w:szCs w:val="20"/>
        </w:rPr>
        <w:t xml:space="preserve">. </w:t>
      </w:r>
      <w:r w:rsidR="00392E5C">
        <w:rPr>
          <w:rFonts w:ascii="Palatino Linotype" w:hAnsi="Palatino Linotype" w:cs="Times New Roman"/>
          <w:sz w:val="20"/>
          <w:szCs w:val="20"/>
        </w:rPr>
        <w:t>Common</w:t>
      </w:r>
      <w:r w:rsidR="00B734CA" w:rsidRPr="005612E2">
        <w:rPr>
          <w:rFonts w:ascii="Palatino Linotype" w:hAnsi="Palatino Linotype" w:cs="Times New Roman"/>
          <w:sz w:val="20"/>
          <w:szCs w:val="20"/>
        </w:rPr>
        <w:t xml:space="preserve"> software packages </w:t>
      </w:r>
      <w:r w:rsidR="00392E5C">
        <w:rPr>
          <w:rFonts w:ascii="Palatino Linotype" w:hAnsi="Palatino Linotype" w:cs="Times New Roman"/>
          <w:sz w:val="20"/>
          <w:szCs w:val="20"/>
        </w:rPr>
        <w:t>currently</w:t>
      </w:r>
      <w:r w:rsidR="00392E5C" w:rsidRPr="005612E2">
        <w:rPr>
          <w:rFonts w:ascii="Palatino Linotype" w:hAnsi="Palatino Linotype" w:cs="Times New Roman"/>
          <w:sz w:val="20"/>
          <w:szCs w:val="20"/>
        </w:rPr>
        <w:t xml:space="preserve"> </w:t>
      </w:r>
      <w:r w:rsidR="00392E5C">
        <w:rPr>
          <w:rFonts w:ascii="Palatino Linotype" w:hAnsi="Palatino Linotype" w:cs="Times New Roman"/>
          <w:sz w:val="20"/>
          <w:szCs w:val="20"/>
        </w:rPr>
        <w:t xml:space="preserve">used </w:t>
      </w:r>
      <w:r w:rsidR="00B734CA" w:rsidRPr="005612E2">
        <w:rPr>
          <w:rFonts w:ascii="Palatino Linotype" w:hAnsi="Palatino Linotype" w:cs="Times New Roman"/>
          <w:sz w:val="20"/>
          <w:szCs w:val="20"/>
        </w:rPr>
        <w:t xml:space="preserve">for </w:t>
      </w:r>
      <w:r w:rsidR="00392E5C">
        <w:rPr>
          <w:rFonts w:ascii="Palatino Linotype" w:hAnsi="Palatino Linotype" w:cs="Times New Roman"/>
          <w:sz w:val="20"/>
          <w:szCs w:val="20"/>
        </w:rPr>
        <w:t xml:space="preserve">LiDAR </w:t>
      </w:r>
      <w:r w:rsidR="000C64BD">
        <w:rPr>
          <w:rFonts w:ascii="Palatino Linotype" w:hAnsi="Palatino Linotype" w:cs="Times New Roman"/>
          <w:sz w:val="20"/>
          <w:szCs w:val="20"/>
        </w:rPr>
        <w:t>EFI</w:t>
      </w:r>
      <w:r w:rsidR="00392E5C">
        <w:rPr>
          <w:rFonts w:ascii="Palatino Linotype" w:hAnsi="Palatino Linotype" w:cs="Times New Roman"/>
          <w:sz w:val="20"/>
          <w:szCs w:val="20"/>
        </w:rPr>
        <w:t xml:space="preserve"> modeling</w:t>
      </w:r>
      <w:r w:rsidR="00B734CA" w:rsidRPr="005612E2">
        <w:rPr>
          <w:rFonts w:ascii="Palatino Linotype" w:hAnsi="Palatino Linotype" w:cs="Times New Roman"/>
          <w:sz w:val="20"/>
          <w:szCs w:val="20"/>
        </w:rPr>
        <w:t xml:space="preserve">, including FUSION </w:t>
      </w:r>
      <w:r w:rsidR="007E1720">
        <w:rPr>
          <w:rFonts w:ascii="Palatino Linotype" w:hAnsi="Palatino Linotype" w:cs="Times New Roman"/>
          <w:sz w:val="20"/>
          <w:szCs w:val="20"/>
        </w:rPr>
        <w:t xml:space="preserve">[13] </w:t>
      </w:r>
      <w:r w:rsidR="00B734CA" w:rsidRPr="005612E2">
        <w:rPr>
          <w:rFonts w:ascii="Palatino Linotype" w:hAnsi="Palatino Linotype" w:cs="Times New Roman"/>
          <w:sz w:val="20"/>
          <w:szCs w:val="20"/>
        </w:rPr>
        <w:t xml:space="preserve">and </w:t>
      </w:r>
      <w:proofErr w:type="spellStart"/>
      <w:r w:rsidR="00B734CA" w:rsidRPr="005612E2">
        <w:rPr>
          <w:rFonts w:ascii="Palatino Linotype" w:hAnsi="Palatino Linotype" w:cs="Times New Roman"/>
          <w:sz w:val="20"/>
          <w:szCs w:val="20"/>
        </w:rPr>
        <w:t>rLiDAR</w:t>
      </w:r>
      <w:proofErr w:type="spellEnd"/>
      <w:r w:rsidR="000C64BD">
        <w:rPr>
          <w:rFonts w:ascii="Palatino Linotype" w:hAnsi="Palatino Linotype" w:cs="Times New Roman"/>
          <w:sz w:val="20"/>
          <w:szCs w:val="20"/>
        </w:rPr>
        <w:t xml:space="preserve"> </w:t>
      </w:r>
      <w:r w:rsidR="00E80067">
        <w:rPr>
          <w:rFonts w:ascii="Palatino Linotype" w:hAnsi="Palatino Linotype" w:cs="Times New Roman"/>
          <w:sz w:val="20"/>
          <w:szCs w:val="20"/>
        </w:rPr>
        <w:t>[14]</w:t>
      </w:r>
      <w:r w:rsidR="00392E5C">
        <w:rPr>
          <w:rFonts w:ascii="Palatino Linotype" w:hAnsi="Palatino Linotype" w:cs="Times New Roman"/>
          <w:sz w:val="20"/>
          <w:szCs w:val="20"/>
        </w:rPr>
        <w:t>,</w:t>
      </w:r>
      <w:r w:rsidR="00392E5C" w:rsidRPr="00392E5C">
        <w:rPr>
          <w:rFonts w:ascii="Palatino Linotype" w:hAnsi="Palatino Linotype" w:cs="Times New Roman"/>
          <w:sz w:val="20"/>
          <w:szCs w:val="20"/>
        </w:rPr>
        <w:t xml:space="preserve"> </w:t>
      </w:r>
      <w:r w:rsidR="00392E5C">
        <w:rPr>
          <w:rFonts w:ascii="Palatino Linotype" w:hAnsi="Palatino Linotype" w:cs="Times New Roman"/>
          <w:sz w:val="20"/>
          <w:szCs w:val="20"/>
        </w:rPr>
        <w:t xml:space="preserve">are based on </w:t>
      </w:r>
      <w:r w:rsidR="00392E5C" w:rsidRPr="005612E2">
        <w:rPr>
          <w:rFonts w:ascii="Palatino Linotype" w:hAnsi="Palatino Linotype" w:cs="Times New Roman"/>
          <w:sz w:val="20"/>
          <w:szCs w:val="20"/>
        </w:rPr>
        <w:t xml:space="preserve">extracting </w:t>
      </w:r>
      <w:r w:rsidR="00392E5C">
        <w:rPr>
          <w:rFonts w:ascii="Palatino Linotype" w:hAnsi="Palatino Linotype" w:cs="Times New Roman"/>
          <w:sz w:val="20"/>
          <w:szCs w:val="20"/>
        </w:rPr>
        <w:t>THMs</w:t>
      </w:r>
      <w:r w:rsidR="00392E5C" w:rsidRPr="005612E2">
        <w:rPr>
          <w:rFonts w:ascii="Palatino Linotype" w:hAnsi="Palatino Linotype" w:cs="Times New Roman"/>
          <w:sz w:val="20"/>
          <w:szCs w:val="20"/>
        </w:rPr>
        <w:t xml:space="preserve"> from point clouds</w:t>
      </w:r>
      <w:r w:rsidR="00392E5C">
        <w:rPr>
          <w:rFonts w:ascii="Palatino Linotype" w:hAnsi="Palatino Linotype" w:cs="Times New Roman"/>
          <w:sz w:val="20"/>
          <w:szCs w:val="20"/>
        </w:rPr>
        <w:t>.</w:t>
      </w:r>
    </w:p>
    <w:p w14:paraId="7D4B85F1" w14:textId="335858A7" w:rsidR="00690583" w:rsidRDefault="00B734CA" w:rsidP="00690583">
      <w:pPr>
        <w:spacing w:line="260" w:lineRule="atLeast"/>
        <w:ind w:firstLine="432"/>
        <w:contextualSpacing/>
        <w:jc w:val="both"/>
        <w:rPr>
          <w:rFonts w:ascii="Palatino Linotype" w:hAnsi="Palatino Linotype" w:cs="Times New Roman"/>
          <w:sz w:val="20"/>
          <w:szCs w:val="20"/>
        </w:rPr>
      </w:pPr>
      <w:r w:rsidRPr="005612E2">
        <w:rPr>
          <w:rFonts w:ascii="Palatino Linotype" w:hAnsi="Palatino Linotype" w:cs="Times New Roman"/>
          <w:sz w:val="20"/>
          <w:szCs w:val="20"/>
        </w:rPr>
        <w:t xml:space="preserve">Despite the </w:t>
      </w:r>
      <w:r w:rsidR="00B25165" w:rsidRPr="005612E2">
        <w:rPr>
          <w:rFonts w:ascii="Palatino Linotype" w:hAnsi="Palatino Linotype" w:cs="Times New Roman"/>
          <w:sz w:val="20"/>
          <w:szCs w:val="20"/>
        </w:rPr>
        <w:t>well-</w:t>
      </w:r>
      <w:r w:rsidR="00B25165">
        <w:rPr>
          <w:rFonts w:ascii="Palatino Linotype" w:hAnsi="Palatino Linotype" w:cs="Times New Roman"/>
          <w:sz w:val="20"/>
          <w:szCs w:val="20"/>
        </w:rPr>
        <w:t>established</w:t>
      </w:r>
      <w:r w:rsidRPr="005612E2">
        <w:rPr>
          <w:rFonts w:ascii="Palatino Linotype" w:hAnsi="Palatino Linotype" w:cs="Times New Roman"/>
          <w:sz w:val="20"/>
          <w:szCs w:val="20"/>
        </w:rPr>
        <w:t xml:space="preserve"> effectiveness of THM</w:t>
      </w:r>
      <w:r w:rsidR="0040017B">
        <w:rPr>
          <w:rFonts w:ascii="Palatino Linotype" w:hAnsi="Palatino Linotype" w:cs="Times New Roman"/>
          <w:sz w:val="20"/>
          <w:szCs w:val="20"/>
        </w:rPr>
        <w:t>s</w:t>
      </w:r>
      <w:r w:rsidRPr="005612E2">
        <w:rPr>
          <w:rFonts w:ascii="Palatino Linotype" w:hAnsi="Palatino Linotype" w:cs="Times New Roman"/>
          <w:sz w:val="20"/>
          <w:szCs w:val="20"/>
        </w:rPr>
        <w:t>, these metrics come with several drawbacks. Many THM</w:t>
      </w:r>
      <w:r w:rsidR="0040017B">
        <w:rPr>
          <w:rFonts w:ascii="Palatino Linotype" w:hAnsi="Palatino Linotype" w:cs="Times New Roman"/>
          <w:sz w:val="20"/>
          <w:szCs w:val="20"/>
        </w:rPr>
        <w:t>s</w:t>
      </w:r>
      <w:r w:rsidRPr="005612E2">
        <w:rPr>
          <w:rFonts w:ascii="Palatino Linotype" w:hAnsi="Palatino Linotype" w:cs="Times New Roman"/>
          <w:sz w:val="20"/>
          <w:szCs w:val="20"/>
        </w:rPr>
        <w:t xml:space="preserve"> are highly correlated with one another, and so care must be taken during model development to avoid issues of multicollinearity </w:t>
      </w:r>
      <w:r w:rsidR="00E80067">
        <w:rPr>
          <w:rFonts w:ascii="Palatino Linotype" w:hAnsi="Palatino Linotype" w:cs="Times New Roman"/>
          <w:sz w:val="20"/>
          <w:szCs w:val="20"/>
        </w:rPr>
        <w:t>[15]</w:t>
      </w:r>
      <w:r w:rsidRPr="005612E2">
        <w:rPr>
          <w:rFonts w:ascii="Palatino Linotype" w:hAnsi="Palatino Linotype" w:cs="Times New Roman"/>
          <w:sz w:val="20"/>
          <w:szCs w:val="20"/>
        </w:rPr>
        <w:t xml:space="preserve">. </w:t>
      </w:r>
      <w:r w:rsidR="007A34F8">
        <w:rPr>
          <w:rFonts w:ascii="Palatino Linotype" w:hAnsi="Palatino Linotype" w:cs="Times New Roman"/>
          <w:sz w:val="20"/>
          <w:szCs w:val="20"/>
        </w:rPr>
        <w:t xml:space="preserve">Furthermore, </w:t>
      </w:r>
      <w:r w:rsidRPr="005612E2">
        <w:rPr>
          <w:rFonts w:ascii="Palatino Linotype" w:hAnsi="Palatino Linotype" w:cs="Times New Roman"/>
          <w:sz w:val="20"/>
          <w:szCs w:val="20"/>
        </w:rPr>
        <w:t>THM</w:t>
      </w:r>
      <w:r w:rsidR="0040017B">
        <w:rPr>
          <w:rFonts w:ascii="Palatino Linotype" w:hAnsi="Palatino Linotype" w:cs="Times New Roman"/>
          <w:sz w:val="20"/>
          <w:szCs w:val="20"/>
        </w:rPr>
        <w:t>s</w:t>
      </w:r>
      <w:r w:rsidRPr="005612E2">
        <w:rPr>
          <w:rFonts w:ascii="Palatino Linotype" w:hAnsi="Palatino Linotype" w:cs="Times New Roman"/>
          <w:sz w:val="20"/>
          <w:szCs w:val="20"/>
        </w:rPr>
        <w:t xml:space="preserve"> </w:t>
      </w:r>
      <w:r w:rsidR="004B5FA3">
        <w:rPr>
          <w:rFonts w:ascii="Palatino Linotype" w:hAnsi="Palatino Linotype" w:cs="Times New Roman"/>
          <w:sz w:val="20"/>
          <w:szCs w:val="20"/>
        </w:rPr>
        <w:t xml:space="preserve">generated from one LiDAR data set </w:t>
      </w:r>
      <w:r w:rsidRPr="005612E2">
        <w:rPr>
          <w:rFonts w:ascii="Palatino Linotype" w:hAnsi="Palatino Linotype" w:cs="Times New Roman"/>
          <w:sz w:val="20"/>
          <w:szCs w:val="20"/>
        </w:rPr>
        <w:t xml:space="preserve">are </w:t>
      </w:r>
      <w:ins w:id="9" w:author="Elias Ayrey" w:date="2018-03-07T13:20:00Z">
        <w:r w:rsidR="00526795">
          <w:rPr>
            <w:rFonts w:ascii="Palatino Linotype" w:hAnsi="Palatino Linotype" w:cs="Times New Roman"/>
            <w:sz w:val="20"/>
            <w:szCs w:val="20"/>
          </w:rPr>
          <w:t>sometimes</w:t>
        </w:r>
      </w:ins>
      <w:ins w:id="10" w:author="Elias Ayrey" w:date="2018-03-07T13:21:00Z">
        <w:r w:rsidR="00526795">
          <w:rPr>
            <w:rFonts w:ascii="Palatino Linotype" w:hAnsi="Palatino Linotype" w:cs="Times New Roman"/>
            <w:sz w:val="20"/>
            <w:szCs w:val="20"/>
          </w:rPr>
          <w:t xml:space="preserve"> </w:t>
        </w:r>
      </w:ins>
      <w:r w:rsidR="004B5FA3">
        <w:rPr>
          <w:rFonts w:ascii="Palatino Linotype" w:hAnsi="Palatino Linotype" w:cs="Times New Roman"/>
          <w:sz w:val="20"/>
          <w:szCs w:val="20"/>
        </w:rPr>
        <w:t xml:space="preserve">not stable when applied to </w:t>
      </w:r>
      <w:r w:rsidR="007E1720">
        <w:rPr>
          <w:rFonts w:ascii="Palatino Linotype" w:hAnsi="Palatino Linotype" w:cs="Times New Roman"/>
          <w:sz w:val="20"/>
          <w:szCs w:val="20"/>
        </w:rPr>
        <w:t>another</w:t>
      </w:r>
      <w:r w:rsidRPr="005612E2">
        <w:rPr>
          <w:rFonts w:ascii="Palatino Linotype" w:hAnsi="Palatino Linotype" w:cs="Times New Roman"/>
          <w:sz w:val="20"/>
          <w:szCs w:val="20"/>
        </w:rPr>
        <w:t xml:space="preserve"> due to </w:t>
      </w:r>
      <w:r w:rsidR="004B5FA3">
        <w:rPr>
          <w:rFonts w:ascii="Palatino Linotype" w:hAnsi="Palatino Linotype" w:cs="Times New Roman"/>
          <w:sz w:val="20"/>
          <w:szCs w:val="20"/>
        </w:rPr>
        <w:t xml:space="preserve">variation </w:t>
      </w:r>
      <w:r w:rsidR="00A533E7">
        <w:rPr>
          <w:rFonts w:ascii="Palatino Linotype" w:hAnsi="Palatino Linotype" w:cs="Times New Roman"/>
          <w:sz w:val="20"/>
          <w:szCs w:val="20"/>
        </w:rPr>
        <w:t>in</w:t>
      </w:r>
      <w:r w:rsidRPr="005612E2">
        <w:rPr>
          <w:rFonts w:ascii="Palatino Linotype" w:hAnsi="Palatino Linotype" w:cs="Times New Roman"/>
          <w:sz w:val="20"/>
          <w:szCs w:val="20"/>
        </w:rPr>
        <w:t xml:space="preserve"> </w:t>
      </w:r>
      <w:r w:rsidR="007E1720">
        <w:rPr>
          <w:rFonts w:ascii="Palatino Linotype" w:hAnsi="Palatino Linotype" w:cs="Times New Roman"/>
          <w:sz w:val="20"/>
          <w:szCs w:val="20"/>
        </w:rPr>
        <w:t xml:space="preserve">acquisition parameters such as </w:t>
      </w:r>
      <w:r w:rsidRPr="005612E2">
        <w:rPr>
          <w:rFonts w:ascii="Palatino Linotype" w:hAnsi="Palatino Linotype" w:cs="Times New Roman"/>
          <w:sz w:val="20"/>
          <w:szCs w:val="20"/>
        </w:rPr>
        <w:t xml:space="preserve">laser penetration, pulse density, and scan angle </w:t>
      </w:r>
      <w:r w:rsidR="00E80067">
        <w:rPr>
          <w:rFonts w:ascii="Palatino Linotype" w:hAnsi="Palatino Linotype" w:cs="Times New Roman"/>
          <w:sz w:val="20"/>
          <w:szCs w:val="20"/>
        </w:rPr>
        <w:t>[16-18]</w:t>
      </w:r>
      <w:r w:rsidRPr="005612E2">
        <w:rPr>
          <w:rFonts w:ascii="Palatino Linotype" w:hAnsi="Palatino Linotype" w:cs="Times New Roman"/>
          <w:sz w:val="20"/>
          <w:szCs w:val="20"/>
        </w:rPr>
        <w:t xml:space="preserve">. </w:t>
      </w:r>
      <w:del w:id="11" w:author="Elias Ayrey" w:date="2018-03-07T13:44:00Z">
        <w:r w:rsidRPr="005612E2" w:rsidDel="00393553">
          <w:rPr>
            <w:rFonts w:ascii="Palatino Linotype" w:hAnsi="Palatino Linotype" w:cs="Times New Roman"/>
            <w:sz w:val="20"/>
            <w:szCs w:val="20"/>
          </w:rPr>
          <w:delText>T</w:delText>
        </w:r>
        <w:r w:rsidR="00B52386" w:rsidDel="00393553">
          <w:rPr>
            <w:rFonts w:ascii="Palatino Linotype" w:hAnsi="Palatino Linotype" w:cs="Times New Roman"/>
            <w:sz w:val="20"/>
            <w:szCs w:val="20"/>
          </w:rPr>
          <w:delText>herefore</w:delText>
        </w:r>
        <w:r w:rsidR="007E1720" w:rsidDel="00393553">
          <w:rPr>
            <w:rFonts w:ascii="Palatino Linotype" w:hAnsi="Palatino Linotype" w:cs="Times New Roman"/>
            <w:sz w:val="20"/>
            <w:szCs w:val="20"/>
          </w:rPr>
          <w:delText>,</w:delText>
        </w:r>
        <w:r w:rsidRPr="005612E2" w:rsidDel="00393553">
          <w:rPr>
            <w:rFonts w:ascii="Palatino Linotype" w:hAnsi="Palatino Linotype" w:cs="Times New Roman"/>
            <w:sz w:val="20"/>
            <w:szCs w:val="20"/>
          </w:rPr>
          <w:delText xml:space="preserve"> different THM</w:delText>
        </w:r>
        <w:r w:rsidR="0035278A" w:rsidDel="00393553">
          <w:rPr>
            <w:rFonts w:ascii="Palatino Linotype" w:hAnsi="Palatino Linotype" w:cs="Times New Roman"/>
            <w:sz w:val="20"/>
            <w:szCs w:val="20"/>
          </w:rPr>
          <w:delText>s</w:delText>
        </w:r>
        <w:r w:rsidRPr="005612E2" w:rsidDel="00393553">
          <w:rPr>
            <w:rFonts w:ascii="Palatino Linotype" w:hAnsi="Palatino Linotype" w:cs="Times New Roman"/>
            <w:sz w:val="20"/>
            <w:szCs w:val="20"/>
          </w:rPr>
          <w:delText xml:space="preserve"> </w:delText>
        </w:r>
        <w:r w:rsidR="00B52386" w:rsidDel="00393553">
          <w:rPr>
            <w:rFonts w:ascii="Palatino Linotype" w:hAnsi="Palatino Linotype" w:cs="Times New Roman"/>
            <w:sz w:val="20"/>
            <w:szCs w:val="20"/>
          </w:rPr>
          <w:delText>could be obtained</w:delText>
        </w:r>
        <w:r w:rsidR="0035278A" w:rsidDel="00393553">
          <w:rPr>
            <w:rFonts w:ascii="Palatino Linotype" w:hAnsi="Palatino Linotype" w:cs="Times New Roman"/>
            <w:sz w:val="20"/>
            <w:szCs w:val="20"/>
          </w:rPr>
          <w:delText xml:space="preserve"> among multiple different acquisitions over the same forest plots</w:delText>
        </w:r>
        <w:r w:rsidRPr="005612E2" w:rsidDel="00393553">
          <w:rPr>
            <w:rFonts w:ascii="Palatino Linotype" w:hAnsi="Palatino Linotype" w:cs="Times New Roman"/>
            <w:sz w:val="20"/>
            <w:szCs w:val="20"/>
          </w:rPr>
          <w:delText xml:space="preserve">. </w:delText>
        </w:r>
      </w:del>
      <w:r w:rsidR="007A34F8">
        <w:rPr>
          <w:rFonts w:ascii="Palatino Linotype" w:hAnsi="Palatino Linotype" w:cs="Times New Roman"/>
          <w:sz w:val="20"/>
          <w:szCs w:val="20"/>
        </w:rPr>
        <w:t xml:space="preserve">Finally, </w:t>
      </w:r>
      <w:r w:rsidRPr="005612E2">
        <w:rPr>
          <w:rFonts w:ascii="Palatino Linotype" w:hAnsi="Palatino Linotype" w:cs="Times New Roman"/>
          <w:sz w:val="20"/>
          <w:szCs w:val="20"/>
        </w:rPr>
        <w:t>THM</w:t>
      </w:r>
      <w:r w:rsidR="007A34F8">
        <w:rPr>
          <w:rFonts w:ascii="Palatino Linotype" w:hAnsi="Palatino Linotype" w:cs="Times New Roman"/>
          <w:sz w:val="20"/>
          <w:szCs w:val="20"/>
        </w:rPr>
        <w:t>s</w:t>
      </w:r>
      <w:r w:rsidRPr="005612E2">
        <w:rPr>
          <w:rFonts w:ascii="Palatino Linotype" w:hAnsi="Palatino Linotype" w:cs="Times New Roman"/>
          <w:sz w:val="20"/>
          <w:szCs w:val="20"/>
        </w:rPr>
        <w:t xml:space="preserve"> </w:t>
      </w:r>
      <w:r w:rsidR="007A34F8">
        <w:rPr>
          <w:rFonts w:ascii="Palatino Linotype" w:hAnsi="Palatino Linotype" w:cs="Times New Roman"/>
          <w:sz w:val="20"/>
          <w:szCs w:val="20"/>
        </w:rPr>
        <w:t>do not quantify measures of</w:t>
      </w:r>
      <w:r w:rsidRPr="005612E2">
        <w:rPr>
          <w:rFonts w:ascii="Palatino Linotype" w:hAnsi="Palatino Linotype" w:cs="Times New Roman"/>
          <w:sz w:val="20"/>
          <w:szCs w:val="20"/>
        </w:rPr>
        <w:t xml:space="preserve"> horizontal complexity, and </w:t>
      </w:r>
      <w:r w:rsidR="00E166C1">
        <w:rPr>
          <w:rFonts w:ascii="Palatino Linotype" w:hAnsi="Palatino Linotype" w:cs="Times New Roman"/>
          <w:sz w:val="20"/>
          <w:szCs w:val="20"/>
        </w:rPr>
        <w:t>so</w:t>
      </w:r>
      <w:r w:rsidRPr="005612E2">
        <w:rPr>
          <w:rFonts w:ascii="Palatino Linotype" w:hAnsi="Palatino Linotype" w:cs="Times New Roman"/>
          <w:sz w:val="20"/>
          <w:szCs w:val="20"/>
        </w:rPr>
        <w:t xml:space="preserve"> the nuance of distinct tree crown shapes, easily observable by the human eye, is lost. </w:t>
      </w:r>
      <w:r w:rsidR="00B52386">
        <w:rPr>
          <w:rFonts w:ascii="Palatino Linotype" w:hAnsi="Palatino Linotype" w:cs="Times New Roman"/>
          <w:sz w:val="20"/>
          <w:szCs w:val="20"/>
        </w:rPr>
        <w:t xml:space="preserve">This may </w:t>
      </w:r>
      <w:r w:rsidR="00AB707C">
        <w:rPr>
          <w:rFonts w:ascii="Palatino Linotype" w:hAnsi="Palatino Linotype" w:cs="Times New Roman"/>
          <w:sz w:val="20"/>
          <w:szCs w:val="20"/>
        </w:rPr>
        <w:t xml:space="preserve">partly </w:t>
      </w:r>
      <w:r w:rsidR="00B52386">
        <w:rPr>
          <w:rFonts w:ascii="Palatino Linotype" w:hAnsi="Palatino Linotype" w:cs="Times New Roman"/>
          <w:sz w:val="20"/>
          <w:szCs w:val="20"/>
        </w:rPr>
        <w:t xml:space="preserve">account for </w:t>
      </w:r>
      <w:r w:rsidR="00AB707C">
        <w:rPr>
          <w:rFonts w:ascii="Palatino Linotype" w:hAnsi="Palatino Linotype" w:cs="Times New Roman"/>
          <w:sz w:val="20"/>
          <w:szCs w:val="20"/>
        </w:rPr>
        <w:t xml:space="preserve">the </w:t>
      </w:r>
      <w:r w:rsidR="00B52386">
        <w:rPr>
          <w:rFonts w:ascii="Palatino Linotype" w:hAnsi="Palatino Linotype" w:cs="Times New Roman"/>
          <w:sz w:val="20"/>
          <w:szCs w:val="20"/>
        </w:rPr>
        <w:t>difficult</w:t>
      </w:r>
      <w:r w:rsidR="00AB707C">
        <w:rPr>
          <w:rFonts w:ascii="Palatino Linotype" w:hAnsi="Palatino Linotype" w:cs="Times New Roman"/>
          <w:sz w:val="20"/>
          <w:szCs w:val="20"/>
        </w:rPr>
        <w:t>y</w:t>
      </w:r>
      <w:r w:rsidR="00B52386">
        <w:rPr>
          <w:rFonts w:ascii="Palatino Linotype" w:hAnsi="Palatino Linotype" w:cs="Times New Roman"/>
          <w:sz w:val="20"/>
          <w:szCs w:val="20"/>
        </w:rPr>
        <w:t xml:space="preserve"> in estimating</w:t>
      </w:r>
      <w:r w:rsidRPr="005612E2">
        <w:rPr>
          <w:rFonts w:ascii="Palatino Linotype" w:hAnsi="Palatino Linotype" w:cs="Times New Roman"/>
          <w:sz w:val="20"/>
          <w:szCs w:val="20"/>
        </w:rPr>
        <w:t xml:space="preserve"> tree count </w:t>
      </w:r>
      <w:r w:rsidR="00AB707C">
        <w:rPr>
          <w:rFonts w:ascii="Palatino Linotype" w:hAnsi="Palatino Linotype" w:cs="Times New Roman"/>
          <w:sz w:val="20"/>
          <w:szCs w:val="20"/>
        </w:rPr>
        <w:t>from</w:t>
      </w:r>
      <w:r w:rsidRPr="005612E2">
        <w:rPr>
          <w:rFonts w:ascii="Palatino Linotype" w:hAnsi="Palatino Linotype" w:cs="Times New Roman"/>
          <w:sz w:val="20"/>
          <w:szCs w:val="20"/>
        </w:rPr>
        <w:t xml:space="preserve"> THM</w:t>
      </w:r>
      <w:r w:rsidR="00AB707C">
        <w:rPr>
          <w:rFonts w:ascii="Palatino Linotype" w:hAnsi="Palatino Linotype" w:cs="Times New Roman"/>
          <w:sz w:val="20"/>
          <w:szCs w:val="20"/>
        </w:rPr>
        <w:t>s</w:t>
      </w:r>
      <w:r w:rsidR="007E1720">
        <w:rPr>
          <w:rFonts w:ascii="Palatino Linotype" w:hAnsi="Palatino Linotype" w:cs="Times New Roman"/>
          <w:sz w:val="20"/>
          <w:szCs w:val="20"/>
        </w:rPr>
        <w:t>,</w:t>
      </w:r>
      <w:r w:rsidRPr="005612E2">
        <w:rPr>
          <w:rFonts w:ascii="Palatino Linotype" w:hAnsi="Palatino Linotype" w:cs="Times New Roman"/>
          <w:sz w:val="20"/>
          <w:szCs w:val="20"/>
        </w:rPr>
        <w:t xml:space="preserve"> </w:t>
      </w:r>
      <w:r w:rsidR="00AB707C">
        <w:rPr>
          <w:rFonts w:ascii="Palatino Linotype" w:hAnsi="Palatino Linotype" w:cs="Times New Roman"/>
          <w:sz w:val="20"/>
          <w:szCs w:val="20"/>
        </w:rPr>
        <w:t xml:space="preserve">as reported in previous studies </w:t>
      </w:r>
      <w:r w:rsidR="00E80067">
        <w:rPr>
          <w:rFonts w:ascii="Palatino Linotype" w:hAnsi="Palatino Linotype" w:cs="Times New Roman"/>
          <w:sz w:val="20"/>
          <w:szCs w:val="20"/>
        </w:rPr>
        <w:t>[</w:t>
      </w:r>
      <w:r w:rsidR="00F56DF9">
        <w:rPr>
          <w:rFonts w:ascii="Palatino Linotype" w:hAnsi="Palatino Linotype" w:cs="Times New Roman"/>
          <w:sz w:val="20"/>
          <w:szCs w:val="20"/>
        </w:rPr>
        <w:t>19-21</w:t>
      </w:r>
      <w:r w:rsidR="00E80067">
        <w:rPr>
          <w:rFonts w:ascii="Palatino Linotype" w:hAnsi="Palatino Linotype" w:cs="Times New Roman"/>
          <w:sz w:val="20"/>
          <w:szCs w:val="20"/>
        </w:rPr>
        <w:t>]</w:t>
      </w:r>
      <w:r w:rsidRPr="005612E2">
        <w:rPr>
          <w:rFonts w:ascii="Palatino Linotype" w:hAnsi="Palatino Linotype" w:cs="Times New Roman"/>
          <w:sz w:val="20"/>
          <w:szCs w:val="20"/>
        </w:rPr>
        <w:t>.</w:t>
      </w:r>
    </w:p>
    <w:p w14:paraId="62B24C69" w14:textId="7EEF769C" w:rsidR="00690583" w:rsidRDefault="00690583" w:rsidP="00B734CA">
      <w:pPr>
        <w:spacing w:line="260" w:lineRule="atLeast"/>
        <w:ind w:firstLine="432"/>
        <w:contextualSpacing/>
        <w:jc w:val="both"/>
        <w:rPr>
          <w:rFonts w:ascii="Palatino Linotype" w:hAnsi="Palatino Linotype" w:cs="Times New Roman"/>
          <w:sz w:val="20"/>
          <w:szCs w:val="20"/>
        </w:rPr>
      </w:pPr>
      <w:r>
        <w:rPr>
          <w:rFonts w:ascii="Palatino Linotype" w:hAnsi="Palatino Linotype" w:cs="Times New Roman"/>
          <w:sz w:val="20"/>
          <w:szCs w:val="20"/>
        </w:rPr>
        <w:t xml:space="preserve">Like LiDAR modelers, computer </w:t>
      </w:r>
      <w:r w:rsidR="006B544F">
        <w:rPr>
          <w:rFonts w:ascii="Palatino Linotype" w:hAnsi="Palatino Linotype" w:cs="Times New Roman"/>
          <w:sz w:val="20"/>
          <w:szCs w:val="20"/>
        </w:rPr>
        <w:t>vision</w:t>
      </w:r>
      <w:r>
        <w:rPr>
          <w:rFonts w:ascii="Palatino Linotype" w:hAnsi="Palatino Linotype" w:cs="Times New Roman"/>
          <w:sz w:val="20"/>
          <w:szCs w:val="20"/>
        </w:rPr>
        <w:t xml:space="preserve"> scientists have struggled to develop meaningful tools for quantifying remotely sensed data. Early computer vision scientists developed a series of metrics for estimating an image’s content </w:t>
      </w:r>
      <w:r w:rsidRPr="005612E2">
        <w:rPr>
          <w:rFonts w:ascii="Palatino Linotype" w:hAnsi="Palatino Linotype" w:cs="Times New Roman"/>
          <w:sz w:val="20"/>
          <w:szCs w:val="20"/>
        </w:rPr>
        <w:t xml:space="preserve">using summary statistics of color histograms, detected edges, and blobs </w:t>
      </w:r>
      <w:r>
        <w:rPr>
          <w:rFonts w:ascii="Palatino Linotype" w:hAnsi="Palatino Linotype" w:cs="Times New Roman"/>
          <w:sz w:val="20"/>
          <w:szCs w:val="20"/>
        </w:rPr>
        <w:t>[2</w:t>
      </w:r>
      <w:r w:rsidR="00F56DF9">
        <w:rPr>
          <w:rFonts w:ascii="Palatino Linotype" w:hAnsi="Palatino Linotype" w:cs="Times New Roman"/>
          <w:sz w:val="20"/>
          <w:szCs w:val="20"/>
        </w:rPr>
        <w:t>2</w:t>
      </w:r>
      <w:r>
        <w:rPr>
          <w:rFonts w:ascii="Palatino Linotype" w:hAnsi="Palatino Linotype" w:cs="Times New Roman"/>
          <w:sz w:val="20"/>
          <w:szCs w:val="20"/>
        </w:rPr>
        <w:t>]</w:t>
      </w:r>
      <w:r w:rsidRPr="005612E2">
        <w:rPr>
          <w:rFonts w:ascii="Palatino Linotype" w:hAnsi="Palatino Linotype" w:cs="Times New Roman"/>
          <w:sz w:val="20"/>
          <w:szCs w:val="20"/>
        </w:rPr>
        <w:t>.</w:t>
      </w:r>
      <w:r w:rsidRPr="00690583">
        <w:rPr>
          <w:rFonts w:ascii="Palatino Linotype" w:hAnsi="Palatino Linotype" w:cs="Times New Roman"/>
          <w:sz w:val="20"/>
          <w:szCs w:val="20"/>
        </w:rPr>
        <w:t xml:space="preserve"> </w:t>
      </w:r>
      <w:r w:rsidRPr="005612E2">
        <w:rPr>
          <w:rFonts w:ascii="Palatino Linotype" w:hAnsi="Palatino Linotype" w:cs="Times New Roman"/>
          <w:sz w:val="20"/>
          <w:szCs w:val="20"/>
        </w:rPr>
        <w:t xml:space="preserve">This methodology </w:t>
      </w:r>
      <w:r>
        <w:rPr>
          <w:rFonts w:ascii="Palatino Linotype" w:hAnsi="Palatino Linotype" w:cs="Times New Roman"/>
          <w:sz w:val="20"/>
          <w:szCs w:val="20"/>
        </w:rPr>
        <w:t>is</w:t>
      </w:r>
      <w:r w:rsidRPr="005612E2">
        <w:rPr>
          <w:rFonts w:ascii="Palatino Linotype" w:hAnsi="Palatino Linotype" w:cs="Times New Roman"/>
          <w:sz w:val="20"/>
          <w:szCs w:val="20"/>
        </w:rPr>
        <w:t xml:space="preserve"> known as feature engineering, and b</w:t>
      </w:r>
      <w:r w:rsidR="00683E00">
        <w:rPr>
          <w:rFonts w:ascii="Palatino Linotype" w:hAnsi="Palatino Linotype" w:cs="Times New Roman"/>
          <w:sz w:val="20"/>
          <w:szCs w:val="20"/>
        </w:rPr>
        <w:t>ears</w:t>
      </w:r>
      <w:r>
        <w:rPr>
          <w:rFonts w:ascii="Palatino Linotype" w:hAnsi="Palatino Linotype" w:cs="Times New Roman"/>
          <w:sz w:val="20"/>
          <w:szCs w:val="20"/>
        </w:rPr>
        <w:t xml:space="preserve"> some</w:t>
      </w:r>
      <w:r w:rsidRPr="005612E2">
        <w:rPr>
          <w:rFonts w:ascii="Palatino Linotype" w:hAnsi="Palatino Linotype" w:cs="Times New Roman"/>
          <w:sz w:val="20"/>
          <w:szCs w:val="20"/>
        </w:rPr>
        <w:t xml:space="preserve"> resemblance</w:t>
      </w:r>
      <w:r>
        <w:rPr>
          <w:rFonts w:ascii="Palatino Linotype" w:hAnsi="Palatino Linotype" w:cs="Times New Roman"/>
          <w:sz w:val="20"/>
          <w:szCs w:val="20"/>
        </w:rPr>
        <w:t xml:space="preserve"> to LiDAR’s</w:t>
      </w:r>
      <w:r w:rsidRPr="005612E2">
        <w:rPr>
          <w:rFonts w:ascii="Palatino Linotype" w:hAnsi="Palatino Linotype" w:cs="Times New Roman"/>
          <w:sz w:val="20"/>
          <w:szCs w:val="20"/>
        </w:rPr>
        <w:t xml:space="preserve"> THM</w:t>
      </w:r>
      <w:r>
        <w:rPr>
          <w:rFonts w:ascii="Palatino Linotype" w:hAnsi="Palatino Linotype" w:cs="Times New Roman"/>
          <w:sz w:val="20"/>
          <w:szCs w:val="20"/>
        </w:rPr>
        <w:t>s</w:t>
      </w:r>
      <w:r w:rsidRPr="005612E2">
        <w:rPr>
          <w:rFonts w:ascii="Palatino Linotype" w:hAnsi="Palatino Linotype" w:cs="Times New Roman"/>
          <w:sz w:val="20"/>
          <w:szCs w:val="20"/>
        </w:rPr>
        <w:t>. Feature engineering</w:t>
      </w:r>
      <w:r>
        <w:rPr>
          <w:rFonts w:ascii="Palatino Linotype" w:hAnsi="Palatino Linotype" w:cs="Times New Roman"/>
          <w:sz w:val="20"/>
          <w:szCs w:val="20"/>
        </w:rPr>
        <w:t>,</w:t>
      </w:r>
      <w:r w:rsidRPr="005612E2">
        <w:rPr>
          <w:rFonts w:ascii="Palatino Linotype" w:hAnsi="Palatino Linotype" w:cs="Times New Roman"/>
          <w:sz w:val="20"/>
          <w:szCs w:val="20"/>
        </w:rPr>
        <w:t xml:space="preserve"> however, has largely </w:t>
      </w:r>
      <w:r w:rsidR="00BC1EB0" w:rsidRPr="005612E2">
        <w:rPr>
          <w:rFonts w:ascii="Palatino Linotype" w:hAnsi="Palatino Linotype" w:cs="Times New Roman"/>
          <w:sz w:val="20"/>
          <w:szCs w:val="20"/>
        </w:rPr>
        <w:t xml:space="preserve">since been </w:t>
      </w:r>
      <w:r w:rsidRPr="005612E2">
        <w:rPr>
          <w:rFonts w:ascii="Palatino Linotype" w:hAnsi="Palatino Linotype" w:cs="Times New Roman"/>
          <w:sz w:val="20"/>
          <w:szCs w:val="20"/>
        </w:rPr>
        <w:t xml:space="preserve">discarded by the computer vision field in favor of deep learning, which can learn to </w:t>
      </w:r>
      <w:r>
        <w:rPr>
          <w:rFonts w:ascii="Palatino Linotype" w:hAnsi="Palatino Linotype" w:cs="Times New Roman"/>
          <w:sz w:val="20"/>
          <w:szCs w:val="20"/>
        </w:rPr>
        <w:t>self-</w:t>
      </w:r>
      <w:r w:rsidRPr="005612E2">
        <w:rPr>
          <w:rFonts w:ascii="Palatino Linotype" w:hAnsi="Palatino Linotype" w:cs="Times New Roman"/>
          <w:sz w:val="20"/>
          <w:szCs w:val="20"/>
        </w:rPr>
        <w:t xml:space="preserve">identify important </w:t>
      </w:r>
      <w:r>
        <w:rPr>
          <w:rFonts w:ascii="Palatino Linotype" w:hAnsi="Palatino Linotype" w:cs="Times New Roman"/>
          <w:sz w:val="20"/>
          <w:szCs w:val="20"/>
        </w:rPr>
        <w:t>spatial features in a dataset</w:t>
      </w:r>
      <w:r w:rsidRPr="005612E2">
        <w:rPr>
          <w:rFonts w:ascii="Palatino Linotype" w:hAnsi="Palatino Linotype" w:cs="Times New Roman"/>
          <w:sz w:val="20"/>
          <w:szCs w:val="20"/>
        </w:rPr>
        <w:t xml:space="preserve"> </w:t>
      </w:r>
      <w:r>
        <w:rPr>
          <w:rFonts w:ascii="Palatino Linotype" w:hAnsi="Palatino Linotype" w:cs="Times New Roman"/>
          <w:sz w:val="20"/>
          <w:szCs w:val="20"/>
        </w:rPr>
        <w:t>[2</w:t>
      </w:r>
      <w:r w:rsidR="00F56DF9">
        <w:rPr>
          <w:rFonts w:ascii="Palatino Linotype" w:hAnsi="Palatino Linotype" w:cs="Times New Roman"/>
          <w:sz w:val="20"/>
          <w:szCs w:val="20"/>
        </w:rPr>
        <w:t>3</w:t>
      </w:r>
      <w:r>
        <w:rPr>
          <w:rFonts w:ascii="Palatino Linotype" w:hAnsi="Palatino Linotype" w:cs="Times New Roman"/>
          <w:sz w:val="20"/>
          <w:szCs w:val="20"/>
        </w:rPr>
        <w:t>]</w:t>
      </w:r>
      <w:r w:rsidRPr="005612E2">
        <w:rPr>
          <w:rFonts w:ascii="Palatino Linotype" w:hAnsi="Palatino Linotype" w:cs="Times New Roman"/>
          <w:sz w:val="20"/>
          <w:szCs w:val="20"/>
        </w:rPr>
        <w:t>.</w:t>
      </w:r>
    </w:p>
    <w:p w14:paraId="4DC901DF" w14:textId="21F8D0AD" w:rsidR="00961BD8" w:rsidRDefault="00683E00" w:rsidP="00646715">
      <w:pPr>
        <w:spacing w:line="260" w:lineRule="atLeast"/>
        <w:ind w:firstLine="432"/>
        <w:contextualSpacing/>
        <w:jc w:val="both"/>
        <w:rPr>
          <w:rFonts w:ascii="Palatino Linotype" w:hAnsi="Palatino Linotype" w:cs="Times New Roman"/>
          <w:sz w:val="20"/>
          <w:szCs w:val="20"/>
        </w:rPr>
      </w:pPr>
      <w:r>
        <w:rPr>
          <w:rFonts w:ascii="Palatino Linotype" w:hAnsi="Palatino Linotype" w:cs="Times New Roman"/>
          <w:sz w:val="20"/>
          <w:szCs w:val="20"/>
        </w:rPr>
        <w:t>Deep learning</w:t>
      </w:r>
      <w:r w:rsidR="00961BD8">
        <w:rPr>
          <w:rFonts w:ascii="Palatino Linotype" w:hAnsi="Palatino Linotype" w:cs="Times New Roman"/>
          <w:sz w:val="20"/>
          <w:szCs w:val="20"/>
        </w:rPr>
        <w:t xml:space="preserve"> is a form of machine learning, and</w:t>
      </w:r>
      <w:r>
        <w:rPr>
          <w:rFonts w:ascii="Palatino Linotype" w:hAnsi="Palatino Linotype" w:cs="Times New Roman"/>
          <w:sz w:val="20"/>
          <w:szCs w:val="20"/>
        </w:rPr>
        <w:t xml:space="preserve"> </w:t>
      </w:r>
      <w:r w:rsidR="00961BD8">
        <w:rPr>
          <w:rFonts w:ascii="Palatino Linotype" w:hAnsi="Palatino Linotype" w:cs="Times New Roman"/>
          <w:sz w:val="20"/>
          <w:szCs w:val="20"/>
        </w:rPr>
        <w:t>refers</w:t>
      </w:r>
      <w:r w:rsidR="00BC1EB0">
        <w:rPr>
          <w:rFonts w:ascii="Palatino Linotype" w:hAnsi="Palatino Linotype" w:cs="Times New Roman"/>
          <w:sz w:val="20"/>
          <w:szCs w:val="20"/>
        </w:rPr>
        <w:t xml:space="preserve"> primarily</w:t>
      </w:r>
      <w:r w:rsidR="00961BD8">
        <w:rPr>
          <w:rFonts w:ascii="Palatino Linotype" w:hAnsi="Palatino Linotype" w:cs="Times New Roman"/>
          <w:sz w:val="20"/>
          <w:szCs w:val="20"/>
        </w:rPr>
        <w:t xml:space="preserve"> to artificial neural networks of a sufficient complexity</w:t>
      </w:r>
      <w:r w:rsidR="007C3E98">
        <w:rPr>
          <w:rFonts w:ascii="Palatino Linotype" w:hAnsi="Palatino Linotype" w:cs="Times New Roman"/>
          <w:sz w:val="20"/>
          <w:szCs w:val="20"/>
        </w:rPr>
        <w:t xml:space="preserve"> so as</w:t>
      </w:r>
      <w:r w:rsidR="00961BD8">
        <w:rPr>
          <w:rFonts w:ascii="Palatino Linotype" w:hAnsi="Palatino Linotype" w:cs="Times New Roman"/>
          <w:sz w:val="20"/>
          <w:szCs w:val="20"/>
        </w:rPr>
        <w:t xml:space="preserve"> to interpret raw data without the need for </w:t>
      </w:r>
      <w:r w:rsidR="007C3E98">
        <w:rPr>
          <w:rFonts w:ascii="Palatino Linotype" w:hAnsi="Palatino Linotype" w:cs="Times New Roman"/>
          <w:sz w:val="20"/>
          <w:szCs w:val="20"/>
        </w:rPr>
        <w:t>human-derived explanatory variables</w:t>
      </w:r>
      <w:r w:rsidR="00961BD8">
        <w:rPr>
          <w:rFonts w:ascii="Palatino Linotype" w:hAnsi="Palatino Linotype" w:cs="Times New Roman"/>
          <w:sz w:val="20"/>
          <w:szCs w:val="20"/>
        </w:rPr>
        <w:t xml:space="preserve"> </w:t>
      </w:r>
      <w:r w:rsidR="00624CB5">
        <w:rPr>
          <w:rFonts w:ascii="Palatino Linotype" w:hAnsi="Palatino Linotype" w:cs="Times New Roman"/>
          <w:sz w:val="20"/>
          <w:szCs w:val="20"/>
        </w:rPr>
        <w:t>[</w:t>
      </w:r>
      <w:r w:rsidR="00F56DF9">
        <w:rPr>
          <w:rFonts w:ascii="Palatino Linotype" w:hAnsi="Palatino Linotype" w:cs="Times New Roman"/>
          <w:sz w:val="20"/>
          <w:szCs w:val="20"/>
        </w:rPr>
        <w:t>23]</w:t>
      </w:r>
      <w:r w:rsidR="00961BD8">
        <w:rPr>
          <w:rFonts w:ascii="Palatino Linotype" w:hAnsi="Palatino Linotype" w:cs="Times New Roman"/>
          <w:sz w:val="20"/>
          <w:szCs w:val="20"/>
        </w:rPr>
        <w:t>.</w:t>
      </w:r>
      <w:r w:rsidR="007C3E98">
        <w:rPr>
          <w:rFonts w:ascii="Palatino Linotype" w:hAnsi="Palatino Linotype" w:cs="Times New Roman"/>
          <w:sz w:val="20"/>
          <w:szCs w:val="20"/>
        </w:rPr>
        <w:t xml:space="preserve"> </w:t>
      </w:r>
      <w:ins w:id="12" w:author="Elias Ayrey" w:date="2018-03-07T10:46:00Z">
        <w:r w:rsidR="00646715">
          <w:rPr>
            <w:rFonts w:ascii="Palatino Linotype" w:hAnsi="Palatino Linotype" w:cs="Times New Roman"/>
            <w:sz w:val="20"/>
            <w:szCs w:val="20"/>
          </w:rPr>
          <w:t xml:space="preserve">This differs from simpler neural networks (such as </w:t>
        </w:r>
        <w:proofErr w:type="spellStart"/>
        <w:r w:rsidR="00646715">
          <w:rPr>
            <w:rFonts w:ascii="Palatino Linotype" w:hAnsi="Palatino Linotype" w:cs="Times New Roman"/>
            <w:sz w:val="20"/>
            <w:szCs w:val="20"/>
          </w:rPr>
          <w:t>perceptrons</w:t>
        </w:r>
        <w:proofErr w:type="spellEnd"/>
        <w:r w:rsidR="00646715">
          <w:rPr>
            <w:rFonts w:ascii="Palatino Linotype" w:hAnsi="Palatino Linotype" w:cs="Times New Roman"/>
            <w:sz w:val="20"/>
            <w:szCs w:val="20"/>
          </w:rPr>
          <w:t>) which impute attributes using features such</w:t>
        </w:r>
        <w:r w:rsidR="0008070C">
          <w:rPr>
            <w:rFonts w:ascii="Palatino Linotype" w:hAnsi="Palatino Linotype" w:cs="Times New Roman"/>
            <w:sz w:val="20"/>
            <w:szCs w:val="20"/>
          </w:rPr>
          <w:t xml:space="preserve"> as THMs, and have been used to</w:t>
        </w:r>
      </w:ins>
      <w:ins w:id="13" w:author="Elias Ayrey" w:date="2018-03-07T14:18:00Z">
        <w:r w:rsidR="00605ACD">
          <w:rPr>
            <w:rFonts w:ascii="Palatino Linotype" w:hAnsi="Palatino Linotype" w:cs="Times New Roman"/>
            <w:sz w:val="20"/>
            <w:szCs w:val="20"/>
          </w:rPr>
          <w:t xml:space="preserve"> estimate forest attributes in remote sensing</w:t>
        </w:r>
      </w:ins>
      <w:ins w:id="14" w:author="Elias Ayrey" w:date="2018-03-07T10:46:00Z">
        <w:r w:rsidR="00646715">
          <w:rPr>
            <w:rFonts w:ascii="Palatino Linotype" w:hAnsi="Palatino Linotype" w:cs="Times New Roman"/>
            <w:sz w:val="20"/>
            <w:szCs w:val="20"/>
          </w:rPr>
          <w:t xml:space="preserve"> </w:t>
        </w:r>
      </w:ins>
      <w:ins w:id="15" w:author="Elias Ayrey" w:date="2018-03-07T10:47:00Z">
        <w:r w:rsidR="00646715">
          <w:rPr>
            <w:rFonts w:ascii="Palatino Linotype" w:hAnsi="Palatino Linotype" w:cs="Times New Roman"/>
            <w:sz w:val="20"/>
            <w:szCs w:val="20"/>
          </w:rPr>
          <w:t>for many years [</w:t>
        </w:r>
      </w:ins>
      <w:ins w:id="16" w:author="Elias Ayrey" w:date="2018-03-07T14:19:00Z">
        <w:r w:rsidR="00605ACD">
          <w:rPr>
            <w:rFonts w:ascii="Palatino Linotype" w:hAnsi="Palatino Linotype" w:cs="Times New Roman"/>
            <w:sz w:val="20"/>
            <w:szCs w:val="20"/>
          </w:rPr>
          <w:t>24</w:t>
        </w:r>
      </w:ins>
      <w:ins w:id="17" w:author="Elias Ayrey" w:date="2018-03-07T14:43:00Z">
        <w:r w:rsidR="0008070C">
          <w:rPr>
            <w:rFonts w:ascii="Palatino Linotype" w:hAnsi="Palatino Linotype" w:cs="Times New Roman"/>
            <w:sz w:val="20"/>
            <w:szCs w:val="20"/>
          </w:rPr>
          <w:t>-26</w:t>
        </w:r>
      </w:ins>
      <w:ins w:id="18" w:author="Elias Ayrey" w:date="2018-03-07T10:47:00Z">
        <w:r w:rsidR="00646715">
          <w:rPr>
            <w:rFonts w:ascii="Palatino Linotype" w:hAnsi="Palatino Linotype" w:cs="Times New Roman"/>
            <w:sz w:val="20"/>
            <w:szCs w:val="20"/>
          </w:rPr>
          <w:t>]</w:t>
        </w:r>
      </w:ins>
      <w:ins w:id="19" w:author="Elias Ayrey" w:date="2018-03-07T10:46:00Z">
        <w:r w:rsidR="00646715">
          <w:rPr>
            <w:rFonts w:ascii="Palatino Linotype" w:hAnsi="Palatino Linotype" w:cs="Times New Roman"/>
            <w:sz w:val="20"/>
            <w:szCs w:val="20"/>
          </w:rPr>
          <w:t>.</w:t>
        </w:r>
      </w:ins>
      <w:ins w:id="20" w:author="Elias Ayrey" w:date="2018-03-07T10:47:00Z">
        <w:r w:rsidR="00646715">
          <w:rPr>
            <w:rFonts w:ascii="Palatino Linotype" w:hAnsi="Palatino Linotype" w:cs="Times New Roman"/>
            <w:sz w:val="20"/>
            <w:szCs w:val="20"/>
          </w:rPr>
          <w:t xml:space="preserve"> </w:t>
        </w:r>
      </w:ins>
      <w:r w:rsidR="00961BD8">
        <w:rPr>
          <w:rFonts w:ascii="Palatino Linotype" w:hAnsi="Palatino Linotype" w:cs="Times New Roman"/>
          <w:sz w:val="20"/>
          <w:szCs w:val="20"/>
        </w:rPr>
        <w:t xml:space="preserve">Convolutional neural networks (CNNs), such as those employed here, are a subdivision of deep learning and are </w:t>
      </w:r>
      <w:r w:rsidR="007C3E98">
        <w:rPr>
          <w:rFonts w:ascii="Palatino Linotype" w:hAnsi="Palatino Linotype" w:cs="Times New Roman"/>
          <w:sz w:val="20"/>
          <w:szCs w:val="20"/>
        </w:rPr>
        <w:t>distinct</w:t>
      </w:r>
      <w:r w:rsidR="00961BD8">
        <w:rPr>
          <w:rFonts w:ascii="Palatino Linotype" w:hAnsi="Palatino Linotype" w:cs="Times New Roman"/>
          <w:sz w:val="20"/>
          <w:szCs w:val="20"/>
        </w:rPr>
        <w:t xml:space="preserve"> in that they interpret spatial data</w:t>
      </w:r>
      <w:r w:rsidR="007C3E98">
        <w:rPr>
          <w:rFonts w:ascii="Palatino Linotype" w:hAnsi="Palatino Linotype" w:cs="Times New Roman"/>
          <w:sz w:val="20"/>
          <w:szCs w:val="20"/>
        </w:rPr>
        <w:t xml:space="preserve"> by scanning it using</w:t>
      </w:r>
      <w:r w:rsidR="00961BD8">
        <w:rPr>
          <w:rFonts w:ascii="Palatino Linotype" w:hAnsi="Palatino Linotype" w:cs="Times New Roman"/>
          <w:sz w:val="20"/>
          <w:szCs w:val="20"/>
        </w:rPr>
        <w:t xml:space="preserve"> a series of trainable moving windows. The values of these windows are initially </w:t>
      </w:r>
      <w:r w:rsidR="00716B57">
        <w:rPr>
          <w:rFonts w:ascii="Palatino Linotype" w:hAnsi="Palatino Linotype" w:cs="Times New Roman"/>
          <w:sz w:val="20"/>
          <w:szCs w:val="20"/>
        </w:rPr>
        <w:t>randomized. During training,</w:t>
      </w:r>
      <w:r w:rsidR="00716B57">
        <w:rPr>
          <w:rStyle w:val="CommentReference"/>
        </w:rPr>
        <w:t xml:space="preserve"> </w:t>
      </w:r>
      <w:r w:rsidR="00716B57">
        <w:rPr>
          <w:rFonts w:ascii="Palatino Linotype" w:hAnsi="Palatino Linotype" w:cs="Times New Roman"/>
          <w:sz w:val="20"/>
          <w:szCs w:val="20"/>
        </w:rPr>
        <w:t xml:space="preserve">the CNN uses an optimizer to tune these values </w:t>
      </w:r>
      <w:r w:rsidR="00961BD8">
        <w:rPr>
          <w:rFonts w:ascii="Palatino Linotype" w:hAnsi="Palatino Linotype" w:cs="Times New Roman"/>
          <w:sz w:val="20"/>
          <w:szCs w:val="20"/>
        </w:rPr>
        <w:t>to identify useful features and objects</w:t>
      </w:r>
      <w:r w:rsidR="007C3E98">
        <w:rPr>
          <w:rFonts w:ascii="Palatino Linotype" w:hAnsi="Palatino Linotype" w:cs="Times New Roman"/>
          <w:sz w:val="20"/>
          <w:szCs w:val="20"/>
        </w:rPr>
        <w:t xml:space="preserve"> for estimating the </w:t>
      </w:r>
      <w:ins w:id="21" w:author="Elias Ayrey" w:date="2018-03-07T13:47:00Z">
        <w:r w:rsidR="00393553">
          <w:rPr>
            <w:rFonts w:ascii="Palatino Linotype" w:hAnsi="Palatino Linotype" w:cs="Times New Roman"/>
            <w:sz w:val="20"/>
            <w:szCs w:val="20"/>
          </w:rPr>
          <w:t xml:space="preserve">response </w:t>
        </w:r>
      </w:ins>
      <w:r w:rsidR="00716B57">
        <w:rPr>
          <w:rFonts w:ascii="Palatino Linotype" w:hAnsi="Palatino Linotype" w:cs="Times New Roman"/>
          <w:sz w:val="20"/>
          <w:szCs w:val="20"/>
        </w:rPr>
        <w:t>variable</w:t>
      </w:r>
      <w:r w:rsidR="007C3E98">
        <w:rPr>
          <w:rFonts w:ascii="Palatino Linotype" w:hAnsi="Palatino Linotype" w:cs="Times New Roman"/>
          <w:sz w:val="20"/>
          <w:szCs w:val="20"/>
        </w:rPr>
        <w:t>. This is accomplished without</w:t>
      </w:r>
      <w:r w:rsidR="00961BD8">
        <w:rPr>
          <w:rFonts w:ascii="Palatino Linotype" w:hAnsi="Palatino Linotype" w:cs="Times New Roman"/>
          <w:sz w:val="20"/>
          <w:szCs w:val="20"/>
        </w:rPr>
        <w:t xml:space="preserve"> user input</w:t>
      </w:r>
      <w:r w:rsidR="00646715">
        <w:rPr>
          <w:rFonts w:ascii="Palatino Linotype" w:hAnsi="Palatino Linotype" w:cs="Times New Roman"/>
          <w:sz w:val="20"/>
          <w:szCs w:val="20"/>
        </w:rPr>
        <w:t>.</w:t>
      </w:r>
    </w:p>
    <w:p w14:paraId="74DFD75E" w14:textId="1F394F1E" w:rsidR="00836C01" w:rsidRDefault="00836C01" w:rsidP="00836C01">
      <w:pPr>
        <w:spacing w:line="260" w:lineRule="atLeast"/>
        <w:ind w:firstLine="432"/>
        <w:contextualSpacing/>
        <w:jc w:val="both"/>
        <w:rPr>
          <w:rFonts w:ascii="Palatino Linotype" w:hAnsi="Palatino Linotype" w:cs="Times New Roman"/>
          <w:sz w:val="20"/>
          <w:szCs w:val="20"/>
        </w:rPr>
      </w:pPr>
      <w:r>
        <w:rPr>
          <w:rFonts w:ascii="Palatino Linotype" w:hAnsi="Palatino Linotype" w:cs="Times New Roman"/>
          <w:sz w:val="20"/>
          <w:szCs w:val="20"/>
        </w:rPr>
        <w:t>The first CNN was developed in 1995 to classify images of hand-written digits [2</w:t>
      </w:r>
      <w:r w:rsidR="004F501E">
        <w:rPr>
          <w:rFonts w:ascii="Palatino Linotype" w:hAnsi="Palatino Linotype" w:cs="Times New Roman"/>
          <w:sz w:val="20"/>
          <w:szCs w:val="20"/>
        </w:rPr>
        <w:t>7</w:t>
      </w:r>
      <w:r>
        <w:rPr>
          <w:rFonts w:ascii="Palatino Linotype" w:hAnsi="Palatino Linotype" w:cs="Times New Roman"/>
          <w:sz w:val="20"/>
          <w:szCs w:val="20"/>
        </w:rPr>
        <w:t xml:space="preserve">]. However, the technique was </w:t>
      </w:r>
      <w:r w:rsidRPr="005612E2">
        <w:rPr>
          <w:rFonts w:ascii="Palatino Linotype" w:hAnsi="Palatino Linotype" w:cs="Times New Roman"/>
          <w:sz w:val="20"/>
          <w:szCs w:val="20"/>
        </w:rPr>
        <w:t xml:space="preserve">largely </w:t>
      </w:r>
      <w:r>
        <w:rPr>
          <w:rFonts w:ascii="Palatino Linotype" w:hAnsi="Palatino Linotype" w:cs="Times New Roman"/>
          <w:sz w:val="20"/>
          <w:szCs w:val="20"/>
        </w:rPr>
        <w:t>underrepresented in scientific literature</w:t>
      </w:r>
      <w:r w:rsidRPr="005612E2">
        <w:rPr>
          <w:rFonts w:ascii="Palatino Linotype" w:hAnsi="Palatino Linotype" w:cs="Times New Roman"/>
          <w:sz w:val="20"/>
          <w:szCs w:val="20"/>
        </w:rPr>
        <w:t xml:space="preserve"> </w:t>
      </w:r>
      <w:ins w:id="22" w:author="Elias Ayrey" w:date="2018-03-07T10:31:00Z">
        <w:r w:rsidR="00A7512A">
          <w:rPr>
            <w:rFonts w:ascii="Palatino Linotype" w:hAnsi="Palatino Linotype" w:cs="Times New Roman"/>
            <w:sz w:val="20"/>
            <w:szCs w:val="20"/>
          </w:rPr>
          <w:t>for the following decade</w:t>
        </w:r>
      </w:ins>
      <w:ins w:id="23" w:author="Elias Ayrey" w:date="2018-03-07T11:33:00Z">
        <w:r w:rsidR="006F58B7">
          <w:rPr>
            <w:rFonts w:ascii="Palatino Linotype" w:hAnsi="Palatino Linotype" w:cs="Times New Roman"/>
            <w:sz w:val="20"/>
            <w:szCs w:val="20"/>
          </w:rPr>
          <w:t>, partially</w:t>
        </w:r>
      </w:ins>
      <w:ins w:id="24" w:author="Elias Ayrey" w:date="2018-03-07T10:30:00Z">
        <w:r w:rsidR="00A7512A">
          <w:rPr>
            <w:rFonts w:ascii="Palatino Linotype" w:hAnsi="Palatino Linotype" w:cs="Times New Roman"/>
            <w:sz w:val="20"/>
            <w:szCs w:val="20"/>
          </w:rPr>
          <w:t xml:space="preserve"> owing to computational and software constraints</w:t>
        </w:r>
      </w:ins>
      <w:ins w:id="25" w:author="Elias Ayrey" w:date="2018-03-07T14:53:00Z">
        <w:r w:rsidR="004F501E">
          <w:rPr>
            <w:rFonts w:ascii="Palatino Linotype" w:hAnsi="Palatino Linotype" w:cs="Times New Roman"/>
            <w:sz w:val="20"/>
            <w:szCs w:val="20"/>
          </w:rPr>
          <w:t xml:space="preserve"> [</w:t>
        </w:r>
      </w:ins>
      <w:r w:rsidR="004F501E">
        <w:rPr>
          <w:rFonts w:ascii="Palatino Linotype" w:hAnsi="Palatino Linotype" w:cs="Times New Roman"/>
          <w:sz w:val="20"/>
          <w:szCs w:val="20"/>
        </w:rPr>
        <w:t>23</w:t>
      </w:r>
      <w:ins w:id="26" w:author="Elias Ayrey" w:date="2018-03-07T14:53:00Z">
        <w:r w:rsidR="004F501E">
          <w:rPr>
            <w:rFonts w:ascii="Palatino Linotype" w:hAnsi="Palatino Linotype" w:cs="Times New Roman"/>
            <w:sz w:val="20"/>
            <w:szCs w:val="20"/>
          </w:rPr>
          <w:t>]</w:t>
        </w:r>
      </w:ins>
      <w:ins w:id="27" w:author="Elias Ayrey" w:date="2018-03-07T10:30:00Z">
        <w:r w:rsidR="00A7512A">
          <w:rPr>
            <w:rFonts w:ascii="Palatino Linotype" w:hAnsi="Palatino Linotype" w:cs="Times New Roman"/>
            <w:sz w:val="20"/>
            <w:szCs w:val="20"/>
          </w:rPr>
          <w:t>.</w:t>
        </w:r>
      </w:ins>
      <w:r w:rsidRPr="005612E2">
        <w:rPr>
          <w:rFonts w:ascii="Palatino Linotype" w:hAnsi="Palatino Linotype" w:cs="Times New Roman"/>
          <w:sz w:val="20"/>
          <w:szCs w:val="20"/>
        </w:rPr>
        <w:t xml:space="preserve"> </w:t>
      </w:r>
      <w:ins w:id="28" w:author="Elias Ayrey" w:date="2018-03-07T10:31:00Z">
        <w:r w:rsidR="00A7512A">
          <w:rPr>
            <w:rFonts w:ascii="Palatino Linotype" w:hAnsi="Palatino Linotype" w:cs="Times New Roman"/>
            <w:sz w:val="20"/>
            <w:szCs w:val="20"/>
          </w:rPr>
          <w:t xml:space="preserve">This changed in 2012, </w:t>
        </w:r>
      </w:ins>
      <w:r w:rsidRPr="005612E2">
        <w:rPr>
          <w:rFonts w:ascii="Palatino Linotype" w:hAnsi="Palatino Linotype" w:cs="Times New Roman"/>
          <w:sz w:val="20"/>
          <w:szCs w:val="20"/>
        </w:rPr>
        <w:t xml:space="preserve">when a deep CNN (consisting of many layered </w:t>
      </w:r>
      <w:r>
        <w:rPr>
          <w:rFonts w:ascii="Palatino Linotype" w:hAnsi="Palatino Linotype" w:cs="Times New Roman"/>
          <w:sz w:val="20"/>
          <w:szCs w:val="20"/>
        </w:rPr>
        <w:t xml:space="preserve">convolutions) won the </w:t>
      </w:r>
      <w:r w:rsidRPr="005612E2">
        <w:rPr>
          <w:rFonts w:ascii="Palatino Linotype" w:hAnsi="Palatino Linotype" w:cs="Times New Roman"/>
          <w:sz w:val="20"/>
          <w:szCs w:val="20"/>
        </w:rPr>
        <w:t xml:space="preserve">ImageNet image classification competition by a wide margin </w:t>
      </w:r>
      <w:r>
        <w:rPr>
          <w:rFonts w:ascii="Palatino Linotype" w:hAnsi="Palatino Linotype" w:cs="Times New Roman"/>
          <w:sz w:val="20"/>
          <w:szCs w:val="20"/>
        </w:rPr>
        <w:t>[2</w:t>
      </w:r>
      <w:r w:rsidR="00CE5CA7">
        <w:rPr>
          <w:rFonts w:ascii="Palatino Linotype" w:hAnsi="Palatino Linotype" w:cs="Times New Roman"/>
          <w:sz w:val="20"/>
          <w:szCs w:val="20"/>
        </w:rPr>
        <w:t>8</w:t>
      </w:r>
      <w:r>
        <w:rPr>
          <w:rFonts w:ascii="Palatino Linotype" w:hAnsi="Palatino Linotype" w:cs="Times New Roman"/>
          <w:sz w:val="20"/>
          <w:szCs w:val="20"/>
        </w:rPr>
        <w:t>, 2</w:t>
      </w:r>
      <w:r w:rsidR="00F56DF9">
        <w:rPr>
          <w:rFonts w:ascii="Palatino Linotype" w:hAnsi="Palatino Linotype" w:cs="Times New Roman"/>
          <w:sz w:val="20"/>
          <w:szCs w:val="20"/>
        </w:rPr>
        <w:t>3</w:t>
      </w:r>
      <w:r>
        <w:rPr>
          <w:rFonts w:ascii="Palatino Linotype" w:hAnsi="Palatino Linotype" w:cs="Times New Roman"/>
          <w:sz w:val="20"/>
          <w:szCs w:val="20"/>
        </w:rPr>
        <w:t>]</w:t>
      </w:r>
      <w:r w:rsidRPr="005612E2">
        <w:rPr>
          <w:rFonts w:ascii="Palatino Linotype" w:hAnsi="Palatino Linotype" w:cs="Times New Roman"/>
          <w:sz w:val="20"/>
          <w:szCs w:val="20"/>
        </w:rPr>
        <w:t>.</w:t>
      </w:r>
      <w:r w:rsidRPr="00836C01">
        <w:rPr>
          <w:rFonts w:ascii="Palatino Linotype" w:hAnsi="Palatino Linotype" w:cs="Times New Roman"/>
          <w:sz w:val="20"/>
          <w:szCs w:val="20"/>
        </w:rPr>
        <w:t xml:space="preserve"> </w:t>
      </w:r>
      <w:r w:rsidRPr="005612E2">
        <w:rPr>
          <w:rFonts w:ascii="Palatino Linotype" w:hAnsi="Palatino Linotype" w:cs="Times New Roman"/>
          <w:sz w:val="20"/>
          <w:szCs w:val="20"/>
        </w:rPr>
        <w:t>Since then</w:t>
      </w:r>
      <w:r w:rsidR="00AC73B7">
        <w:rPr>
          <w:rFonts w:ascii="Palatino Linotype" w:hAnsi="Palatino Linotype" w:cs="Times New Roman"/>
          <w:sz w:val="20"/>
          <w:szCs w:val="20"/>
        </w:rPr>
        <w:t>,</w:t>
      </w:r>
      <w:r w:rsidRPr="005612E2">
        <w:rPr>
          <w:rFonts w:ascii="Palatino Linotype" w:hAnsi="Palatino Linotype" w:cs="Times New Roman"/>
          <w:sz w:val="20"/>
          <w:szCs w:val="20"/>
        </w:rPr>
        <w:t xml:space="preserve"> CNNs of increasing complexity and depth have consistently outperformed models based upon feature extraction for computer vision</w:t>
      </w:r>
      <w:r>
        <w:rPr>
          <w:rFonts w:ascii="Palatino Linotype" w:hAnsi="Palatino Linotype" w:cs="Times New Roman"/>
          <w:sz w:val="20"/>
          <w:szCs w:val="20"/>
        </w:rPr>
        <w:t xml:space="preserve"> [2</w:t>
      </w:r>
      <w:r w:rsidR="00CE5CA7">
        <w:rPr>
          <w:rFonts w:ascii="Palatino Linotype" w:hAnsi="Palatino Linotype" w:cs="Times New Roman"/>
          <w:sz w:val="20"/>
          <w:szCs w:val="20"/>
        </w:rPr>
        <w:t>9</w:t>
      </w:r>
      <w:r w:rsidR="004F501E">
        <w:rPr>
          <w:rFonts w:ascii="Palatino Linotype" w:hAnsi="Palatino Linotype" w:cs="Times New Roman"/>
          <w:sz w:val="20"/>
          <w:szCs w:val="20"/>
        </w:rPr>
        <w:t>-3</w:t>
      </w:r>
      <w:r w:rsidR="00CE5CA7">
        <w:rPr>
          <w:rFonts w:ascii="Palatino Linotype" w:hAnsi="Palatino Linotype" w:cs="Times New Roman"/>
          <w:sz w:val="20"/>
          <w:szCs w:val="20"/>
        </w:rPr>
        <w:t>2</w:t>
      </w:r>
      <w:r>
        <w:rPr>
          <w:rFonts w:ascii="Palatino Linotype" w:hAnsi="Palatino Linotype" w:cs="Times New Roman"/>
          <w:sz w:val="20"/>
          <w:szCs w:val="20"/>
        </w:rPr>
        <w:t>]</w:t>
      </w:r>
      <w:r w:rsidRPr="005612E2">
        <w:rPr>
          <w:rFonts w:ascii="Palatino Linotype" w:hAnsi="Palatino Linotype" w:cs="Times New Roman"/>
          <w:sz w:val="20"/>
          <w:szCs w:val="20"/>
        </w:rPr>
        <w:t>.</w:t>
      </w:r>
      <w:r>
        <w:rPr>
          <w:rFonts w:ascii="Palatino Linotype" w:hAnsi="Palatino Linotype" w:cs="Times New Roman"/>
          <w:sz w:val="20"/>
          <w:szCs w:val="20"/>
        </w:rPr>
        <w:t xml:space="preserve"> </w:t>
      </w:r>
      <w:r w:rsidR="00AC73B7">
        <w:rPr>
          <w:rFonts w:ascii="Palatino Linotype" w:hAnsi="Palatino Linotype" w:cs="Times New Roman"/>
          <w:sz w:val="20"/>
          <w:szCs w:val="20"/>
        </w:rPr>
        <w:t>Other variants</w:t>
      </w:r>
      <w:r w:rsidR="00716B57">
        <w:rPr>
          <w:rFonts w:ascii="Palatino Linotype" w:hAnsi="Palatino Linotype" w:cs="Times New Roman"/>
          <w:sz w:val="20"/>
          <w:szCs w:val="20"/>
        </w:rPr>
        <w:t>,</w:t>
      </w:r>
      <w:r>
        <w:rPr>
          <w:rFonts w:ascii="Palatino Linotype" w:hAnsi="Palatino Linotype" w:cs="Times New Roman"/>
          <w:sz w:val="20"/>
          <w:szCs w:val="20"/>
        </w:rPr>
        <w:t xml:space="preserve"> such as inception and residual models</w:t>
      </w:r>
      <w:r w:rsidR="00716B57">
        <w:rPr>
          <w:rFonts w:ascii="Palatino Linotype" w:hAnsi="Palatino Linotype" w:cs="Times New Roman"/>
          <w:sz w:val="20"/>
          <w:szCs w:val="20"/>
        </w:rPr>
        <w:t>,</w:t>
      </w:r>
      <w:r w:rsidR="00AC73B7">
        <w:rPr>
          <w:rFonts w:ascii="Palatino Linotype" w:hAnsi="Palatino Linotype" w:cs="Times New Roman"/>
          <w:sz w:val="20"/>
          <w:szCs w:val="20"/>
        </w:rPr>
        <w:t xml:space="preserve"> have</w:t>
      </w:r>
      <w:r w:rsidR="00716B57">
        <w:rPr>
          <w:rFonts w:ascii="Palatino Linotype" w:hAnsi="Palatino Linotype" w:cs="Times New Roman"/>
          <w:sz w:val="20"/>
          <w:szCs w:val="20"/>
        </w:rPr>
        <w:t xml:space="preserve"> also</w:t>
      </w:r>
      <w:r w:rsidR="00AC73B7">
        <w:rPr>
          <w:rFonts w:ascii="Palatino Linotype" w:hAnsi="Palatino Linotype" w:cs="Times New Roman"/>
          <w:sz w:val="20"/>
          <w:szCs w:val="20"/>
        </w:rPr>
        <w:t xml:space="preserve"> been developed</w:t>
      </w:r>
      <w:r>
        <w:rPr>
          <w:rFonts w:ascii="Palatino Linotype" w:hAnsi="Palatino Linotype" w:cs="Times New Roman"/>
          <w:sz w:val="20"/>
          <w:szCs w:val="20"/>
        </w:rPr>
        <w:t xml:space="preserve"> to extract </w:t>
      </w:r>
      <w:r w:rsidR="0095022D">
        <w:rPr>
          <w:rFonts w:ascii="Palatino Linotype" w:hAnsi="Palatino Linotype" w:cs="Times New Roman"/>
          <w:sz w:val="20"/>
          <w:szCs w:val="20"/>
        </w:rPr>
        <w:t>greater number</w:t>
      </w:r>
      <w:r w:rsidR="00716B57">
        <w:rPr>
          <w:rFonts w:ascii="Palatino Linotype" w:hAnsi="Palatino Linotype" w:cs="Times New Roman"/>
          <w:sz w:val="20"/>
          <w:szCs w:val="20"/>
        </w:rPr>
        <w:t>s</w:t>
      </w:r>
      <w:r w:rsidR="0095022D">
        <w:rPr>
          <w:rFonts w:ascii="Palatino Linotype" w:hAnsi="Palatino Linotype" w:cs="Times New Roman"/>
          <w:sz w:val="20"/>
          <w:szCs w:val="20"/>
        </w:rPr>
        <w:t xml:space="preserve"> of</w:t>
      </w:r>
      <w:r>
        <w:rPr>
          <w:rFonts w:ascii="Palatino Linotype" w:hAnsi="Palatino Linotype" w:cs="Times New Roman"/>
          <w:sz w:val="20"/>
          <w:szCs w:val="20"/>
        </w:rPr>
        <w:t xml:space="preserve"> meaningful features</w:t>
      </w:r>
      <w:r w:rsidR="00716B57">
        <w:rPr>
          <w:rFonts w:ascii="Palatino Linotype" w:hAnsi="Palatino Linotype" w:cs="Times New Roman"/>
          <w:sz w:val="20"/>
          <w:szCs w:val="20"/>
        </w:rPr>
        <w:t xml:space="preserve"> by using windows of varying sizes</w:t>
      </w:r>
      <w:r>
        <w:rPr>
          <w:rFonts w:ascii="Palatino Linotype" w:hAnsi="Palatino Linotype" w:cs="Times New Roman"/>
          <w:sz w:val="20"/>
          <w:szCs w:val="20"/>
        </w:rPr>
        <w:t xml:space="preserve"> a</w:t>
      </w:r>
      <w:r w:rsidR="00BC1EB0">
        <w:rPr>
          <w:rFonts w:ascii="Palatino Linotype" w:hAnsi="Palatino Linotype" w:cs="Times New Roman"/>
          <w:sz w:val="20"/>
          <w:szCs w:val="20"/>
        </w:rPr>
        <w:t xml:space="preserve">nd preserve useful input data </w:t>
      </w:r>
      <w:r w:rsidR="00716B57">
        <w:rPr>
          <w:rFonts w:ascii="Palatino Linotype" w:hAnsi="Palatino Linotype" w:cs="Times New Roman"/>
          <w:sz w:val="20"/>
          <w:szCs w:val="20"/>
        </w:rPr>
        <w:t xml:space="preserve">as it passes through the model </w:t>
      </w:r>
      <w:r w:rsidR="004F501E">
        <w:rPr>
          <w:rFonts w:ascii="Palatino Linotype" w:hAnsi="Palatino Linotype" w:cs="Times New Roman"/>
          <w:sz w:val="20"/>
          <w:szCs w:val="20"/>
        </w:rPr>
        <w:t>[3</w:t>
      </w:r>
      <w:r w:rsidR="00CE5CA7">
        <w:rPr>
          <w:rFonts w:ascii="Palatino Linotype" w:hAnsi="Palatino Linotype" w:cs="Times New Roman"/>
          <w:sz w:val="20"/>
          <w:szCs w:val="20"/>
        </w:rPr>
        <w:t>3</w:t>
      </w:r>
      <w:r w:rsidR="00F56DF9">
        <w:rPr>
          <w:rFonts w:ascii="Palatino Linotype" w:hAnsi="Palatino Linotype" w:cs="Times New Roman"/>
          <w:sz w:val="20"/>
          <w:szCs w:val="20"/>
        </w:rPr>
        <w:t>]</w:t>
      </w:r>
      <w:r>
        <w:rPr>
          <w:rFonts w:ascii="Palatino Linotype" w:hAnsi="Palatino Linotype" w:cs="Times New Roman"/>
          <w:sz w:val="20"/>
          <w:szCs w:val="20"/>
        </w:rPr>
        <w:t xml:space="preserve">. </w:t>
      </w:r>
    </w:p>
    <w:p w14:paraId="55C0AE71" w14:textId="6A7FC736" w:rsidR="001F4F83" w:rsidRDefault="00BF0020" w:rsidP="00C512D9">
      <w:pPr>
        <w:spacing w:line="260" w:lineRule="atLeast"/>
        <w:ind w:firstLine="432"/>
        <w:contextualSpacing/>
        <w:jc w:val="both"/>
        <w:rPr>
          <w:rFonts w:ascii="Palatino Linotype" w:hAnsi="Palatino Linotype" w:cs="Times New Roman"/>
          <w:sz w:val="20"/>
          <w:szCs w:val="20"/>
        </w:rPr>
      </w:pPr>
      <w:r>
        <w:rPr>
          <w:rFonts w:ascii="Palatino Linotype" w:hAnsi="Palatino Linotype" w:cs="Times New Roman"/>
          <w:sz w:val="20"/>
          <w:szCs w:val="20"/>
        </w:rPr>
        <w:lastRenderedPageBreak/>
        <w:t xml:space="preserve">Though CNNs have been mostly developed for computer vision </w:t>
      </w:r>
      <w:r w:rsidR="00017AAC">
        <w:rPr>
          <w:rFonts w:ascii="Palatino Linotype" w:hAnsi="Palatino Linotype" w:cs="Times New Roman"/>
          <w:sz w:val="20"/>
          <w:szCs w:val="20"/>
        </w:rPr>
        <w:t>with</w:t>
      </w:r>
      <w:r>
        <w:rPr>
          <w:rFonts w:ascii="Palatino Linotype" w:hAnsi="Palatino Linotype" w:cs="Times New Roman"/>
          <w:sz w:val="20"/>
          <w:szCs w:val="20"/>
        </w:rPr>
        <w:t xml:space="preserve"> </w:t>
      </w:r>
      <w:r w:rsidR="00195944">
        <w:rPr>
          <w:rFonts w:ascii="Palatino Linotype" w:hAnsi="Palatino Linotype" w:cs="Times New Roman"/>
          <w:sz w:val="20"/>
          <w:szCs w:val="20"/>
        </w:rPr>
        <w:t xml:space="preserve">two-dimensional </w:t>
      </w:r>
      <w:r>
        <w:rPr>
          <w:rFonts w:ascii="Palatino Linotype" w:hAnsi="Palatino Linotype" w:cs="Times New Roman"/>
          <w:sz w:val="20"/>
          <w:szCs w:val="20"/>
        </w:rPr>
        <w:t>images, those in other fields are beginning to apply these algorithms</w:t>
      </w:r>
      <w:r w:rsidR="001F4F83">
        <w:rPr>
          <w:rFonts w:ascii="Palatino Linotype" w:hAnsi="Palatino Linotype" w:cs="Times New Roman"/>
          <w:sz w:val="20"/>
          <w:szCs w:val="20"/>
        </w:rPr>
        <w:t xml:space="preserve"> to novel</w:t>
      </w:r>
      <w:r w:rsidR="00FB7B58">
        <w:rPr>
          <w:rFonts w:ascii="Palatino Linotype" w:hAnsi="Palatino Linotype" w:cs="Times New Roman"/>
          <w:sz w:val="20"/>
          <w:szCs w:val="20"/>
        </w:rPr>
        <w:t>, three-dimensional</w:t>
      </w:r>
      <w:r w:rsidR="001F4F83">
        <w:rPr>
          <w:rFonts w:ascii="Palatino Linotype" w:hAnsi="Palatino Linotype" w:cs="Times New Roman"/>
          <w:sz w:val="20"/>
          <w:szCs w:val="20"/>
        </w:rPr>
        <w:t xml:space="preserve"> problems</w:t>
      </w:r>
      <w:r>
        <w:rPr>
          <w:rFonts w:ascii="Palatino Linotype" w:hAnsi="Palatino Linotype" w:cs="Times New Roman"/>
          <w:sz w:val="20"/>
          <w:szCs w:val="20"/>
        </w:rPr>
        <w:t xml:space="preserve">. A few studies have </w:t>
      </w:r>
      <w:r w:rsidR="001F4F83">
        <w:rPr>
          <w:rFonts w:ascii="Palatino Linotype" w:hAnsi="Palatino Linotype" w:cs="Times New Roman"/>
          <w:sz w:val="20"/>
          <w:szCs w:val="20"/>
        </w:rPr>
        <w:t xml:space="preserve">begun using deep learning for </w:t>
      </w:r>
      <w:r w:rsidR="00926EEE">
        <w:rPr>
          <w:rFonts w:ascii="Palatino Linotype" w:hAnsi="Palatino Linotype" w:cs="Times New Roman"/>
          <w:sz w:val="20"/>
          <w:szCs w:val="20"/>
        </w:rPr>
        <w:t xml:space="preserve">measuring and analyzing </w:t>
      </w:r>
      <w:r w:rsidR="001F4F83">
        <w:rPr>
          <w:rFonts w:ascii="Palatino Linotype" w:hAnsi="Palatino Linotype" w:cs="Times New Roman"/>
          <w:sz w:val="20"/>
          <w:szCs w:val="20"/>
        </w:rPr>
        <w:t xml:space="preserve">forest </w:t>
      </w:r>
      <w:r w:rsidR="00926EEE">
        <w:rPr>
          <w:rFonts w:ascii="Palatino Linotype" w:hAnsi="Palatino Linotype" w:cs="Times New Roman"/>
          <w:sz w:val="20"/>
          <w:szCs w:val="20"/>
        </w:rPr>
        <w:t>attributes</w:t>
      </w:r>
      <w:r>
        <w:rPr>
          <w:rFonts w:ascii="Palatino Linotype" w:hAnsi="Palatino Linotype" w:cs="Times New Roman"/>
          <w:sz w:val="20"/>
          <w:szCs w:val="20"/>
        </w:rPr>
        <w:t xml:space="preserve">. </w:t>
      </w:r>
      <w:r w:rsidR="001F4F83">
        <w:rPr>
          <w:rFonts w:ascii="Palatino Linotype" w:hAnsi="Palatino Linotype" w:cs="Times New Roman"/>
          <w:sz w:val="20"/>
          <w:szCs w:val="20"/>
        </w:rPr>
        <w:t xml:space="preserve">For example, </w:t>
      </w:r>
      <w:r>
        <w:rPr>
          <w:rFonts w:ascii="Palatino Linotype" w:hAnsi="Palatino Linotype" w:cs="Times New Roman"/>
          <w:sz w:val="20"/>
          <w:szCs w:val="20"/>
        </w:rPr>
        <w:t>Guan et al.</w:t>
      </w:r>
      <w:r w:rsidR="001F4F83">
        <w:rPr>
          <w:rFonts w:ascii="Palatino Linotype" w:hAnsi="Palatino Linotype" w:cs="Times New Roman"/>
          <w:sz w:val="20"/>
          <w:szCs w:val="20"/>
        </w:rPr>
        <w:t xml:space="preserve"> [</w:t>
      </w:r>
      <w:r w:rsidR="004F501E">
        <w:rPr>
          <w:rFonts w:ascii="Palatino Linotype" w:hAnsi="Palatino Linotype" w:cs="Times New Roman"/>
          <w:sz w:val="20"/>
          <w:szCs w:val="20"/>
        </w:rPr>
        <w:t>34</w:t>
      </w:r>
      <w:r w:rsidR="001F4F83">
        <w:rPr>
          <w:rFonts w:ascii="Palatino Linotype" w:hAnsi="Palatino Linotype" w:cs="Times New Roman"/>
          <w:sz w:val="20"/>
          <w:szCs w:val="20"/>
        </w:rPr>
        <w:t>]</w:t>
      </w:r>
      <w:r>
        <w:rPr>
          <w:rFonts w:ascii="Palatino Linotype" w:hAnsi="Palatino Linotype" w:cs="Times New Roman"/>
          <w:sz w:val="20"/>
          <w:szCs w:val="20"/>
        </w:rPr>
        <w:t xml:space="preserve"> used a segmentation technique to i</w:t>
      </w:r>
      <w:r w:rsidR="001F4F83">
        <w:rPr>
          <w:rFonts w:ascii="Palatino Linotype" w:hAnsi="Palatino Linotype" w:cs="Times New Roman"/>
          <w:sz w:val="20"/>
          <w:szCs w:val="20"/>
        </w:rPr>
        <w:t>solate tree crowns,</w:t>
      </w:r>
      <w:r w:rsidR="00017AAC">
        <w:rPr>
          <w:rFonts w:ascii="Palatino Linotype" w:hAnsi="Palatino Linotype" w:cs="Times New Roman"/>
          <w:sz w:val="20"/>
          <w:szCs w:val="20"/>
        </w:rPr>
        <w:t xml:space="preserve"> and</w:t>
      </w:r>
      <w:r w:rsidR="001F4F83">
        <w:rPr>
          <w:rFonts w:ascii="Palatino Linotype" w:hAnsi="Palatino Linotype" w:cs="Times New Roman"/>
          <w:sz w:val="20"/>
          <w:szCs w:val="20"/>
        </w:rPr>
        <w:t xml:space="preserve"> then used a neural network to classify species based on point distribution. In another study, </w:t>
      </w:r>
      <w:proofErr w:type="spellStart"/>
      <w:r w:rsidR="001F4F83">
        <w:rPr>
          <w:rFonts w:ascii="Palatino Linotype" w:hAnsi="Palatino Linotype" w:cs="Times New Roman"/>
          <w:sz w:val="20"/>
          <w:szCs w:val="20"/>
        </w:rPr>
        <w:t>Ghamisi</w:t>
      </w:r>
      <w:proofErr w:type="spellEnd"/>
      <w:r w:rsidR="001F4F83">
        <w:rPr>
          <w:rFonts w:ascii="Palatino Linotype" w:hAnsi="Palatino Linotype" w:cs="Times New Roman"/>
          <w:sz w:val="20"/>
          <w:szCs w:val="20"/>
        </w:rPr>
        <w:t xml:space="preserve"> et al. [</w:t>
      </w:r>
      <w:r w:rsidR="00F56DF9">
        <w:rPr>
          <w:rFonts w:ascii="Palatino Linotype" w:hAnsi="Palatino Linotype" w:cs="Times New Roman"/>
          <w:sz w:val="20"/>
          <w:szCs w:val="20"/>
        </w:rPr>
        <w:t>3</w:t>
      </w:r>
      <w:r w:rsidR="004F501E">
        <w:rPr>
          <w:rFonts w:ascii="Palatino Linotype" w:hAnsi="Palatino Linotype" w:cs="Times New Roman"/>
          <w:sz w:val="20"/>
          <w:szCs w:val="20"/>
        </w:rPr>
        <w:t>5</w:t>
      </w:r>
      <w:r w:rsidR="001F4F83">
        <w:rPr>
          <w:rFonts w:ascii="Palatino Linotype" w:hAnsi="Palatino Linotype" w:cs="Times New Roman"/>
          <w:sz w:val="20"/>
          <w:szCs w:val="20"/>
        </w:rPr>
        <w:t xml:space="preserve">] applied a 2D </w:t>
      </w:r>
      <w:r w:rsidR="003F0478">
        <w:rPr>
          <w:rFonts w:ascii="Palatino Linotype" w:hAnsi="Palatino Linotype" w:cs="Times New Roman"/>
          <w:sz w:val="20"/>
          <w:szCs w:val="20"/>
        </w:rPr>
        <w:t>CNN</w:t>
      </w:r>
      <w:r w:rsidR="001F4F83">
        <w:rPr>
          <w:rFonts w:ascii="Palatino Linotype" w:hAnsi="Palatino Linotype" w:cs="Times New Roman"/>
          <w:sz w:val="20"/>
          <w:szCs w:val="20"/>
        </w:rPr>
        <w:t xml:space="preserve"> to estimate forest attributes</w:t>
      </w:r>
      <w:r w:rsidR="003F0478">
        <w:rPr>
          <w:rFonts w:ascii="Palatino Linotype" w:hAnsi="Palatino Linotype" w:cs="Times New Roman"/>
          <w:sz w:val="20"/>
          <w:szCs w:val="20"/>
        </w:rPr>
        <w:t xml:space="preserve"> from</w:t>
      </w:r>
      <w:r w:rsidR="003F0478" w:rsidRPr="003F0478">
        <w:rPr>
          <w:rFonts w:ascii="Palatino Linotype" w:hAnsi="Palatino Linotype" w:cs="Times New Roman"/>
          <w:sz w:val="20"/>
          <w:szCs w:val="20"/>
        </w:rPr>
        <w:t xml:space="preserve"> </w:t>
      </w:r>
      <w:r w:rsidR="00836C01">
        <w:rPr>
          <w:rFonts w:ascii="Palatino Linotype" w:hAnsi="Palatino Linotype" w:cs="Times New Roman"/>
          <w:sz w:val="20"/>
          <w:szCs w:val="20"/>
        </w:rPr>
        <w:t xml:space="preserve">rasterized </w:t>
      </w:r>
      <w:r w:rsidR="003F0478">
        <w:rPr>
          <w:rFonts w:ascii="Palatino Linotype" w:hAnsi="Palatino Linotype" w:cs="Times New Roman"/>
          <w:sz w:val="20"/>
          <w:szCs w:val="20"/>
        </w:rPr>
        <w:t>LiDAR and hyperspectral data</w:t>
      </w:r>
      <w:r w:rsidR="001F4F83">
        <w:rPr>
          <w:rFonts w:ascii="Palatino Linotype" w:hAnsi="Palatino Linotype" w:cs="Times New Roman"/>
          <w:sz w:val="20"/>
          <w:szCs w:val="20"/>
        </w:rPr>
        <w:t xml:space="preserve">. </w:t>
      </w:r>
      <w:r w:rsidR="007F3B1B">
        <w:rPr>
          <w:rFonts w:ascii="Palatino Linotype" w:hAnsi="Palatino Linotype" w:cs="Times New Roman"/>
          <w:sz w:val="20"/>
          <w:szCs w:val="20"/>
        </w:rPr>
        <w:t>A</w:t>
      </w:r>
      <w:r w:rsidR="00B02AAA">
        <w:rPr>
          <w:rFonts w:ascii="Palatino Linotype" w:hAnsi="Palatino Linotype" w:cs="Times New Roman"/>
          <w:sz w:val="20"/>
          <w:szCs w:val="20"/>
        </w:rPr>
        <w:t xml:space="preserve"> 2D CNN </w:t>
      </w:r>
      <w:r w:rsidR="007F3B1B">
        <w:rPr>
          <w:rFonts w:ascii="Palatino Linotype" w:hAnsi="Palatino Linotype" w:cs="Times New Roman"/>
          <w:sz w:val="20"/>
          <w:szCs w:val="20"/>
        </w:rPr>
        <w:t xml:space="preserve">is </w:t>
      </w:r>
      <w:r w:rsidR="00B02AAA">
        <w:rPr>
          <w:rFonts w:ascii="Palatino Linotype" w:hAnsi="Palatino Linotype" w:cs="Times New Roman"/>
          <w:sz w:val="20"/>
          <w:szCs w:val="20"/>
        </w:rPr>
        <w:t>designed to scan two</w:t>
      </w:r>
      <w:r w:rsidR="007F3B1B">
        <w:rPr>
          <w:rFonts w:ascii="Palatino Linotype" w:hAnsi="Palatino Linotype" w:cs="Times New Roman"/>
          <w:sz w:val="20"/>
          <w:szCs w:val="20"/>
        </w:rPr>
        <w:t>-</w:t>
      </w:r>
      <w:r w:rsidR="00B02AAA">
        <w:rPr>
          <w:rFonts w:ascii="Palatino Linotype" w:hAnsi="Palatino Linotype" w:cs="Times New Roman"/>
          <w:sz w:val="20"/>
          <w:szCs w:val="20"/>
        </w:rPr>
        <w:t xml:space="preserve">dimensional images, and </w:t>
      </w:r>
      <w:r w:rsidR="007F3B1B">
        <w:rPr>
          <w:rFonts w:ascii="Palatino Linotype" w:hAnsi="Palatino Linotype" w:cs="Times New Roman"/>
          <w:sz w:val="20"/>
          <w:szCs w:val="20"/>
        </w:rPr>
        <w:t xml:space="preserve">is </w:t>
      </w:r>
      <w:r w:rsidR="00B02AAA">
        <w:rPr>
          <w:rFonts w:ascii="Palatino Linotype" w:hAnsi="Palatino Linotype" w:cs="Times New Roman"/>
          <w:sz w:val="20"/>
          <w:szCs w:val="20"/>
        </w:rPr>
        <w:t>only capable of identifying spatial features along two axes. A 3D CNN uses three</w:t>
      </w:r>
      <w:r w:rsidR="007F3B1B">
        <w:rPr>
          <w:rFonts w:ascii="Palatino Linotype" w:hAnsi="Palatino Linotype" w:cs="Times New Roman"/>
          <w:sz w:val="20"/>
          <w:szCs w:val="20"/>
        </w:rPr>
        <w:t>-</w:t>
      </w:r>
      <w:r w:rsidR="00B02AAA">
        <w:rPr>
          <w:rFonts w:ascii="Palatino Linotype" w:hAnsi="Palatino Linotype" w:cs="Times New Roman"/>
          <w:sz w:val="20"/>
          <w:szCs w:val="20"/>
        </w:rPr>
        <w:t xml:space="preserve">dimensional windows to scan volumetric space, and identify spatial features in the X, Y, and Z axes. In this context, a 2D CNN is only capable of scanning a height map </w:t>
      </w:r>
      <w:r w:rsidR="00165C97">
        <w:rPr>
          <w:rFonts w:ascii="Palatino Linotype" w:hAnsi="Palatino Linotype" w:cs="Times New Roman"/>
          <w:sz w:val="20"/>
          <w:szCs w:val="20"/>
        </w:rPr>
        <w:t>derived from a</w:t>
      </w:r>
      <w:r w:rsidR="00B02AAA">
        <w:rPr>
          <w:rFonts w:ascii="Palatino Linotype" w:hAnsi="Palatino Linotype" w:cs="Times New Roman"/>
          <w:sz w:val="20"/>
          <w:szCs w:val="20"/>
        </w:rPr>
        <w:t xml:space="preserve"> LiDAR point cloud, whereas a 3D CNN is capable of scanning the entire cloud for 3D features such as tree crowns, stems, or branches.</w:t>
      </w:r>
    </w:p>
    <w:p w14:paraId="6E12EE12" w14:textId="26C62C7D" w:rsidR="007F3660" w:rsidRDefault="00B25165" w:rsidP="007F3660">
      <w:pPr>
        <w:spacing w:line="260" w:lineRule="atLeast"/>
        <w:ind w:firstLine="432"/>
        <w:contextualSpacing/>
        <w:jc w:val="both"/>
        <w:rPr>
          <w:rFonts w:ascii="Palatino Linotype" w:hAnsi="Palatino Linotype" w:cs="Times New Roman"/>
          <w:sz w:val="20"/>
          <w:szCs w:val="20"/>
        </w:rPr>
      </w:pPr>
      <w:r>
        <w:rPr>
          <w:rFonts w:ascii="Palatino Linotype" w:hAnsi="Palatino Linotype" w:cs="Times New Roman"/>
          <w:sz w:val="20"/>
          <w:szCs w:val="20"/>
        </w:rPr>
        <w:t>Presently</w:t>
      </w:r>
      <w:r w:rsidR="00B02AAA">
        <w:rPr>
          <w:rFonts w:ascii="Palatino Linotype" w:hAnsi="Palatino Linotype" w:cs="Times New Roman"/>
          <w:sz w:val="20"/>
          <w:szCs w:val="20"/>
        </w:rPr>
        <w:t xml:space="preserve"> </w:t>
      </w:r>
      <w:r w:rsidR="00017AAC">
        <w:rPr>
          <w:rFonts w:ascii="Palatino Linotype" w:hAnsi="Palatino Linotype" w:cs="Times New Roman"/>
          <w:sz w:val="20"/>
          <w:szCs w:val="20"/>
        </w:rPr>
        <w:t>3D CNNs</w:t>
      </w:r>
      <w:r w:rsidR="00B02AAA">
        <w:rPr>
          <w:rFonts w:ascii="Palatino Linotype" w:hAnsi="Palatino Linotype" w:cs="Times New Roman"/>
          <w:sz w:val="20"/>
          <w:szCs w:val="20"/>
        </w:rPr>
        <w:t xml:space="preserve"> </w:t>
      </w:r>
      <w:r w:rsidR="0016702D">
        <w:rPr>
          <w:rFonts w:ascii="Palatino Linotype" w:hAnsi="Palatino Linotype" w:cs="Times New Roman"/>
          <w:sz w:val="20"/>
          <w:szCs w:val="20"/>
        </w:rPr>
        <w:t xml:space="preserve">have </w:t>
      </w:r>
      <w:r w:rsidR="00B02AAA">
        <w:rPr>
          <w:rFonts w:ascii="Palatino Linotype" w:hAnsi="Palatino Linotype" w:cs="Times New Roman"/>
          <w:sz w:val="20"/>
          <w:szCs w:val="20"/>
        </w:rPr>
        <w:t xml:space="preserve">not been used to interpret LiDAR </w:t>
      </w:r>
      <w:r w:rsidR="00456030">
        <w:rPr>
          <w:rFonts w:ascii="Palatino Linotype" w:hAnsi="Palatino Linotype" w:cs="Times New Roman"/>
          <w:sz w:val="20"/>
          <w:szCs w:val="20"/>
        </w:rPr>
        <w:t xml:space="preserve">data </w:t>
      </w:r>
      <w:r w:rsidR="00B02AAA">
        <w:rPr>
          <w:rFonts w:ascii="Palatino Linotype" w:hAnsi="Palatino Linotype" w:cs="Times New Roman"/>
          <w:sz w:val="20"/>
          <w:szCs w:val="20"/>
        </w:rPr>
        <w:t>for</w:t>
      </w:r>
      <w:r w:rsidR="0016702D">
        <w:rPr>
          <w:rFonts w:ascii="Palatino Linotype" w:hAnsi="Palatino Linotype" w:cs="Times New Roman"/>
          <w:sz w:val="20"/>
          <w:szCs w:val="20"/>
        </w:rPr>
        <w:t xml:space="preserve"> forest </w:t>
      </w:r>
      <w:r w:rsidR="0095022D">
        <w:rPr>
          <w:rFonts w:ascii="Palatino Linotype" w:hAnsi="Palatino Linotype" w:cs="Times New Roman"/>
          <w:sz w:val="20"/>
          <w:szCs w:val="20"/>
        </w:rPr>
        <w:t>inventory;</w:t>
      </w:r>
      <w:r w:rsidR="00B02AAA">
        <w:rPr>
          <w:rFonts w:ascii="Palatino Linotype" w:hAnsi="Palatino Linotype" w:cs="Times New Roman"/>
          <w:sz w:val="20"/>
          <w:szCs w:val="20"/>
        </w:rPr>
        <w:t xml:space="preserve"> however </w:t>
      </w:r>
      <w:r w:rsidR="0016702D">
        <w:rPr>
          <w:rFonts w:ascii="Palatino Linotype" w:hAnsi="Palatino Linotype" w:cs="Times New Roman"/>
          <w:sz w:val="20"/>
          <w:szCs w:val="20"/>
        </w:rPr>
        <w:t>there are examples of their use in</w:t>
      </w:r>
      <w:r w:rsidR="001F4F83">
        <w:rPr>
          <w:rFonts w:ascii="Palatino Linotype" w:hAnsi="Palatino Linotype" w:cs="Times New Roman"/>
          <w:sz w:val="20"/>
          <w:szCs w:val="20"/>
        </w:rPr>
        <w:t xml:space="preserve"> other fields. </w:t>
      </w:r>
      <w:r w:rsidR="007F3660">
        <w:rPr>
          <w:rFonts w:ascii="Palatino Linotype" w:hAnsi="Palatino Linotype" w:cs="Times New Roman"/>
          <w:sz w:val="20"/>
          <w:szCs w:val="20"/>
        </w:rPr>
        <w:t>One study implemented a 3D CNN for use in airborne LiDAR to identify helicopter landing zones in real time [</w:t>
      </w:r>
      <w:r w:rsidR="00F56DF9">
        <w:rPr>
          <w:rFonts w:ascii="Palatino Linotype" w:hAnsi="Palatino Linotype" w:cs="Times New Roman"/>
          <w:sz w:val="20"/>
          <w:szCs w:val="20"/>
        </w:rPr>
        <w:t>3</w:t>
      </w:r>
      <w:r w:rsidR="004F501E">
        <w:rPr>
          <w:rFonts w:ascii="Palatino Linotype" w:hAnsi="Palatino Linotype" w:cs="Times New Roman"/>
          <w:sz w:val="20"/>
          <w:szCs w:val="20"/>
        </w:rPr>
        <w:t>6</w:t>
      </w:r>
      <w:r w:rsidR="007F3660">
        <w:rPr>
          <w:rFonts w:ascii="Palatino Linotype" w:hAnsi="Palatino Linotype" w:cs="Times New Roman"/>
          <w:sz w:val="20"/>
          <w:szCs w:val="20"/>
        </w:rPr>
        <w:t>].</w:t>
      </w:r>
      <w:r w:rsidR="007F3660" w:rsidRPr="007F3660">
        <w:rPr>
          <w:rFonts w:ascii="Palatino Linotype" w:hAnsi="Palatino Linotype" w:cs="Times New Roman"/>
          <w:sz w:val="20"/>
          <w:szCs w:val="20"/>
        </w:rPr>
        <w:t xml:space="preserve"> </w:t>
      </w:r>
      <w:r w:rsidR="007F3660">
        <w:rPr>
          <w:rFonts w:ascii="Palatino Linotype" w:hAnsi="Palatino Linotype" w:cs="Times New Roman"/>
          <w:sz w:val="20"/>
          <w:szCs w:val="20"/>
        </w:rPr>
        <w:t xml:space="preserve">Others have used them in conjunction with terrestrial LiDAR to map obstacles for autonomous cars </w:t>
      </w:r>
      <w:r w:rsidR="00F56DF9">
        <w:rPr>
          <w:rFonts w:ascii="Palatino Linotype" w:hAnsi="Palatino Linotype" w:cs="Times New Roman"/>
          <w:sz w:val="20"/>
          <w:szCs w:val="20"/>
        </w:rPr>
        <w:t>[3</w:t>
      </w:r>
      <w:r w:rsidR="004F501E">
        <w:rPr>
          <w:rFonts w:ascii="Palatino Linotype" w:hAnsi="Palatino Linotype" w:cs="Times New Roman"/>
          <w:sz w:val="20"/>
          <w:szCs w:val="20"/>
        </w:rPr>
        <w:t>7</w:t>
      </w:r>
      <w:r w:rsidR="00CE5CA7">
        <w:rPr>
          <w:rFonts w:ascii="Palatino Linotype" w:hAnsi="Palatino Linotype" w:cs="Times New Roman"/>
          <w:sz w:val="20"/>
          <w:szCs w:val="20"/>
        </w:rPr>
        <w:t>, 38</w:t>
      </w:r>
      <w:r w:rsidR="00F56DF9">
        <w:rPr>
          <w:rFonts w:ascii="Palatino Linotype" w:hAnsi="Palatino Linotype" w:cs="Times New Roman"/>
          <w:sz w:val="20"/>
          <w:szCs w:val="20"/>
        </w:rPr>
        <w:t>]</w:t>
      </w:r>
      <w:r w:rsidR="007F3660">
        <w:rPr>
          <w:rFonts w:ascii="Palatino Linotype" w:hAnsi="Palatino Linotype" w:cs="Times New Roman"/>
          <w:sz w:val="20"/>
          <w:szCs w:val="20"/>
        </w:rPr>
        <w:t xml:space="preserve">. One common application has been to identify malignancies using 3D medical scans </w:t>
      </w:r>
      <w:r w:rsidR="00F56DF9">
        <w:rPr>
          <w:rFonts w:ascii="Palatino Linotype" w:hAnsi="Palatino Linotype" w:cs="Times New Roman"/>
          <w:sz w:val="20"/>
          <w:szCs w:val="20"/>
        </w:rPr>
        <w:t>[3</w:t>
      </w:r>
      <w:r w:rsidR="00CE5CA7">
        <w:rPr>
          <w:rFonts w:ascii="Palatino Linotype" w:hAnsi="Palatino Linotype" w:cs="Times New Roman"/>
          <w:sz w:val="20"/>
          <w:szCs w:val="20"/>
        </w:rPr>
        <w:t>9</w:t>
      </w:r>
      <w:r w:rsidR="00F56DF9">
        <w:rPr>
          <w:rFonts w:ascii="Palatino Linotype" w:hAnsi="Palatino Linotype" w:cs="Times New Roman"/>
          <w:sz w:val="20"/>
          <w:szCs w:val="20"/>
        </w:rPr>
        <w:t>-</w:t>
      </w:r>
      <w:r w:rsidR="004F501E">
        <w:rPr>
          <w:rFonts w:ascii="Palatino Linotype" w:hAnsi="Palatino Linotype" w:cs="Times New Roman"/>
          <w:sz w:val="20"/>
          <w:szCs w:val="20"/>
        </w:rPr>
        <w:t>4</w:t>
      </w:r>
      <w:r w:rsidR="00CE5CA7">
        <w:rPr>
          <w:rFonts w:ascii="Palatino Linotype" w:hAnsi="Palatino Linotype" w:cs="Times New Roman"/>
          <w:sz w:val="20"/>
          <w:szCs w:val="20"/>
        </w:rPr>
        <w:t>1</w:t>
      </w:r>
      <w:r w:rsidR="00F56DF9">
        <w:rPr>
          <w:rFonts w:ascii="Palatino Linotype" w:hAnsi="Palatino Linotype" w:cs="Times New Roman"/>
          <w:sz w:val="20"/>
          <w:szCs w:val="20"/>
        </w:rPr>
        <w:t>]</w:t>
      </w:r>
      <w:r w:rsidR="007F3660">
        <w:rPr>
          <w:rFonts w:ascii="Palatino Linotype" w:hAnsi="Palatino Linotype" w:cs="Times New Roman"/>
          <w:sz w:val="20"/>
          <w:szCs w:val="20"/>
        </w:rPr>
        <w:t>.</w:t>
      </w:r>
      <w:r w:rsidR="007F3660" w:rsidRPr="007F3660">
        <w:rPr>
          <w:rFonts w:ascii="Palatino Linotype" w:hAnsi="Palatino Linotype" w:cs="Times New Roman"/>
          <w:sz w:val="20"/>
          <w:szCs w:val="20"/>
        </w:rPr>
        <w:t xml:space="preserve"> </w:t>
      </w:r>
      <w:r w:rsidR="007F3660">
        <w:rPr>
          <w:rFonts w:ascii="Palatino Linotype" w:hAnsi="Palatino Linotype" w:cs="Times New Roman"/>
          <w:sz w:val="20"/>
          <w:szCs w:val="20"/>
        </w:rPr>
        <w:t xml:space="preserve">Several studies have also used 3D CNNs for household object detection </w:t>
      </w:r>
      <w:r w:rsidR="00F56DF9">
        <w:rPr>
          <w:rFonts w:ascii="Palatino Linotype" w:hAnsi="Palatino Linotype" w:cs="Times New Roman"/>
          <w:sz w:val="20"/>
          <w:szCs w:val="20"/>
        </w:rPr>
        <w:t>[</w:t>
      </w:r>
      <w:r w:rsidR="004F501E">
        <w:rPr>
          <w:rFonts w:ascii="Palatino Linotype" w:hAnsi="Palatino Linotype" w:cs="Times New Roman"/>
          <w:sz w:val="20"/>
          <w:szCs w:val="20"/>
        </w:rPr>
        <w:t>4</w:t>
      </w:r>
      <w:r w:rsidR="00CE5CA7">
        <w:rPr>
          <w:rFonts w:ascii="Palatino Linotype" w:hAnsi="Palatino Linotype" w:cs="Times New Roman"/>
          <w:sz w:val="20"/>
          <w:szCs w:val="20"/>
        </w:rPr>
        <w:t>2</w:t>
      </w:r>
      <w:r w:rsidR="00F56DF9">
        <w:rPr>
          <w:rFonts w:ascii="Palatino Linotype" w:hAnsi="Palatino Linotype" w:cs="Times New Roman"/>
          <w:sz w:val="20"/>
          <w:szCs w:val="20"/>
        </w:rPr>
        <w:t>-4</w:t>
      </w:r>
      <w:r w:rsidR="00CE5CA7">
        <w:rPr>
          <w:rFonts w:ascii="Palatino Linotype" w:hAnsi="Palatino Linotype" w:cs="Times New Roman"/>
          <w:sz w:val="20"/>
          <w:szCs w:val="20"/>
        </w:rPr>
        <w:t>4</w:t>
      </w:r>
      <w:r w:rsidR="00F56DF9">
        <w:rPr>
          <w:rFonts w:ascii="Palatino Linotype" w:hAnsi="Palatino Linotype" w:cs="Times New Roman"/>
          <w:sz w:val="20"/>
          <w:szCs w:val="20"/>
        </w:rPr>
        <w:t>]</w:t>
      </w:r>
      <w:r w:rsidR="007F3660">
        <w:rPr>
          <w:rFonts w:ascii="Palatino Linotype" w:hAnsi="Palatino Linotype" w:cs="Times New Roman"/>
          <w:sz w:val="20"/>
          <w:szCs w:val="20"/>
        </w:rPr>
        <w:t xml:space="preserve">. </w:t>
      </w:r>
    </w:p>
    <w:p w14:paraId="40C0EB6D" w14:textId="43228D2D" w:rsidR="007A1834" w:rsidRDefault="00B734CA" w:rsidP="00922C97">
      <w:pPr>
        <w:spacing w:line="260" w:lineRule="atLeast"/>
        <w:ind w:firstLine="432"/>
        <w:contextualSpacing/>
        <w:jc w:val="both"/>
        <w:rPr>
          <w:rFonts w:ascii="Palatino Linotype" w:hAnsi="Palatino Linotype" w:cs="Times New Roman"/>
          <w:sz w:val="20"/>
          <w:szCs w:val="20"/>
        </w:rPr>
      </w:pPr>
      <w:r w:rsidRPr="005612E2">
        <w:rPr>
          <w:rFonts w:ascii="Palatino Linotype" w:hAnsi="Palatino Linotype" w:cs="Times New Roman"/>
          <w:sz w:val="20"/>
          <w:szCs w:val="20"/>
        </w:rPr>
        <w:t xml:space="preserve">The goal of this study </w:t>
      </w:r>
      <w:r w:rsidR="00DB7C21">
        <w:rPr>
          <w:rFonts w:ascii="Palatino Linotype" w:hAnsi="Palatino Linotype" w:cs="Times New Roman"/>
          <w:sz w:val="20"/>
          <w:szCs w:val="20"/>
        </w:rPr>
        <w:t>i</w:t>
      </w:r>
      <w:r w:rsidRPr="005612E2">
        <w:rPr>
          <w:rFonts w:ascii="Palatino Linotype" w:hAnsi="Palatino Linotype" w:cs="Times New Roman"/>
          <w:sz w:val="20"/>
          <w:szCs w:val="20"/>
        </w:rPr>
        <w:t xml:space="preserve">s to </w:t>
      </w:r>
      <w:r w:rsidR="00DB7C21">
        <w:rPr>
          <w:rFonts w:ascii="Palatino Linotype" w:hAnsi="Palatino Linotype" w:cs="Times New Roman"/>
          <w:sz w:val="20"/>
          <w:szCs w:val="20"/>
        </w:rPr>
        <w:t>adapt common</w:t>
      </w:r>
      <w:r w:rsidR="00017AAC">
        <w:rPr>
          <w:rFonts w:ascii="Palatino Linotype" w:hAnsi="Palatino Linotype" w:cs="Times New Roman"/>
          <w:sz w:val="20"/>
          <w:szCs w:val="20"/>
        </w:rPr>
        <w:t xml:space="preserve"> 2D</w:t>
      </w:r>
      <w:r w:rsidRPr="005612E2">
        <w:rPr>
          <w:rFonts w:ascii="Palatino Linotype" w:hAnsi="Palatino Linotype" w:cs="Times New Roman"/>
          <w:sz w:val="20"/>
          <w:szCs w:val="20"/>
        </w:rPr>
        <w:t xml:space="preserve"> CNN implementations to scan </w:t>
      </w:r>
      <w:r w:rsidR="00DB7C21">
        <w:rPr>
          <w:rFonts w:ascii="Palatino Linotype" w:hAnsi="Palatino Linotype" w:cs="Times New Roman"/>
          <w:sz w:val="20"/>
          <w:szCs w:val="20"/>
        </w:rPr>
        <w:t xml:space="preserve">the </w:t>
      </w:r>
      <w:r w:rsidR="000729E8">
        <w:rPr>
          <w:rFonts w:ascii="Palatino Linotype" w:hAnsi="Palatino Linotype" w:cs="Times New Roman"/>
          <w:sz w:val="20"/>
          <w:szCs w:val="20"/>
        </w:rPr>
        <w:t xml:space="preserve">3D volumetric pixels, or </w:t>
      </w:r>
      <w:r w:rsidRPr="005612E2">
        <w:rPr>
          <w:rFonts w:ascii="Palatino Linotype" w:hAnsi="Palatino Linotype" w:cs="Times New Roman"/>
          <w:sz w:val="20"/>
          <w:szCs w:val="20"/>
        </w:rPr>
        <w:t>voxel</w:t>
      </w:r>
      <w:r w:rsidR="00716B57">
        <w:rPr>
          <w:rFonts w:ascii="Palatino Linotype" w:hAnsi="Palatino Linotype" w:cs="Times New Roman"/>
          <w:sz w:val="20"/>
          <w:szCs w:val="20"/>
        </w:rPr>
        <w:t>s</w:t>
      </w:r>
      <w:r w:rsidR="000729E8">
        <w:rPr>
          <w:rFonts w:ascii="Palatino Linotype" w:hAnsi="Palatino Linotype" w:cs="Times New Roman"/>
          <w:sz w:val="20"/>
          <w:szCs w:val="20"/>
        </w:rPr>
        <w:t>,</w:t>
      </w:r>
      <w:r w:rsidR="00B52386">
        <w:rPr>
          <w:rFonts w:ascii="Palatino Linotype" w:hAnsi="Palatino Linotype" w:cs="Times New Roman"/>
          <w:sz w:val="20"/>
          <w:szCs w:val="20"/>
        </w:rPr>
        <w:t xml:space="preserve"> </w:t>
      </w:r>
      <w:r w:rsidR="00716B57">
        <w:rPr>
          <w:rFonts w:ascii="Palatino Linotype" w:hAnsi="Palatino Linotype" w:cs="Times New Roman"/>
          <w:sz w:val="20"/>
          <w:szCs w:val="20"/>
        </w:rPr>
        <w:t>derived from</w:t>
      </w:r>
      <w:r w:rsidR="00B52386">
        <w:rPr>
          <w:rFonts w:ascii="Palatino Linotype" w:hAnsi="Palatino Linotype" w:cs="Times New Roman"/>
          <w:sz w:val="20"/>
          <w:szCs w:val="20"/>
        </w:rPr>
        <w:t xml:space="preserve"> a LiDAR point cloud to </w:t>
      </w:r>
      <w:r w:rsidR="00716B57">
        <w:rPr>
          <w:rFonts w:ascii="Palatino Linotype" w:hAnsi="Palatino Linotype" w:cs="Times New Roman"/>
          <w:sz w:val="20"/>
          <w:szCs w:val="20"/>
        </w:rPr>
        <w:t xml:space="preserve">estimate </w:t>
      </w:r>
      <w:ins w:id="29" w:author="Elias Ayrey" w:date="2018-03-05T11:38:00Z">
        <w:r w:rsidR="00E1587B">
          <w:rPr>
            <w:rFonts w:ascii="Palatino Linotype" w:hAnsi="Palatino Linotype" w:cs="Times New Roman"/>
            <w:sz w:val="20"/>
            <w:szCs w:val="20"/>
          </w:rPr>
          <w:t>aboveground</w:t>
        </w:r>
        <w:r w:rsidR="00E1587B" w:rsidRPr="005612E2">
          <w:rPr>
            <w:rFonts w:ascii="Palatino Linotype" w:hAnsi="Palatino Linotype" w:cs="Times New Roman"/>
            <w:sz w:val="20"/>
            <w:szCs w:val="20"/>
          </w:rPr>
          <w:t xml:space="preserve"> </w:t>
        </w:r>
      </w:ins>
      <w:r w:rsidRPr="005612E2">
        <w:rPr>
          <w:rFonts w:ascii="Palatino Linotype" w:hAnsi="Palatino Linotype" w:cs="Times New Roman"/>
          <w:sz w:val="20"/>
          <w:szCs w:val="20"/>
        </w:rPr>
        <w:t>biomass, tree count, and</w:t>
      </w:r>
      <w:r w:rsidR="00093773">
        <w:rPr>
          <w:rFonts w:ascii="Palatino Linotype" w:hAnsi="Palatino Linotype" w:cs="Times New Roman"/>
          <w:sz w:val="20"/>
          <w:szCs w:val="20"/>
        </w:rPr>
        <w:t xml:space="preserve"> the</w:t>
      </w:r>
      <w:r w:rsidRPr="005612E2">
        <w:rPr>
          <w:rFonts w:ascii="Palatino Linotype" w:hAnsi="Palatino Linotype" w:cs="Times New Roman"/>
          <w:sz w:val="20"/>
          <w:szCs w:val="20"/>
        </w:rPr>
        <w:t xml:space="preserve"> percent </w:t>
      </w:r>
      <w:r w:rsidR="00D75A50">
        <w:rPr>
          <w:rFonts w:ascii="Palatino Linotype" w:hAnsi="Palatino Linotype" w:cs="Times New Roman"/>
          <w:sz w:val="20"/>
          <w:szCs w:val="20"/>
        </w:rPr>
        <w:t xml:space="preserve">of </w:t>
      </w:r>
      <w:proofErr w:type="spellStart"/>
      <w:r w:rsidRPr="005612E2">
        <w:rPr>
          <w:rFonts w:ascii="Palatino Linotype" w:hAnsi="Palatino Linotype" w:cs="Times New Roman"/>
          <w:sz w:val="20"/>
          <w:szCs w:val="20"/>
        </w:rPr>
        <w:t>needleleaf</w:t>
      </w:r>
      <w:proofErr w:type="spellEnd"/>
      <w:r w:rsidR="0095022D">
        <w:rPr>
          <w:rFonts w:ascii="Palatino Linotype" w:hAnsi="Palatino Linotype" w:cs="Times New Roman"/>
          <w:sz w:val="20"/>
          <w:szCs w:val="20"/>
        </w:rPr>
        <w:t xml:space="preserve"> </w:t>
      </w:r>
      <w:ins w:id="30" w:author="Elias Ayrey" w:date="2018-03-06T12:13:00Z">
        <w:r w:rsidR="009F451C">
          <w:rPr>
            <w:rFonts w:ascii="Palatino Linotype" w:hAnsi="Palatino Linotype" w:cs="Times New Roman"/>
            <w:sz w:val="20"/>
            <w:szCs w:val="20"/>
          </w:rPr>
          <w:t>stems</w:t>
        </w:r>
      </w:ins>
      <w:r w:rsidRPr="005612E2">
        <w:rPr>
          <w:rFonts w:ascii="Palatino Linotype" w:hAnsi="Palatino Linotype" w:cs="Times New Roman"/>
          <w:sz w:val="20"/>
          <w:szCs w:val="20"/>
        </w:rPr>
        <w:t xml:space="preserve">. </w:t>
      </w:r>
      <w:r w:rsidR="00B52386">
        <w:rPr>
          <w:rFonts w:ascii="Palatino Linotype" w:hAnsi="Palatino Linotype" w:cs="Times New Roman"/>
          <w:sz w:val="20"/>
          <w:szCs w:val="20"/>
        </w:rPr>
        <w:t>S</w:t>
      </w:r>
      <w:r w:rsidRPr="005612E2">
        <w:rPr>
          <w:rFonts w:ascii="Palatino Linotype" w:hAnsi="Palatino Linotype" w:cs="Times New Roman"/>
          <w:sz w:val="20"/>
          <w:szCs w:val="20"/>
        </w:rPr>
        <w:t>everal CNN architectures</w:t>
      </w:r>
      <w:r w:rsidR="00B52386">
        <w:rPr>
          <w:rFonts w:ascii="Palatino Linotype" w:hAnsi="Palatino Linotype" w:cs="Times New Roman"/>
          <w:sz w:val="20"/>
          <w:szCs w:val="20"/>
        </w:rPr>
        <w:t xml:space="preserve"> were adapted</w:t>
      </w:r>
      <w:r w:rsidRPr="005612E2">
        <w:rPr>
          <w:rFonts w:ascii="Palatino Linotype" w:hAnsi="Palatino Linotype" w:cs="Times New Roman"/>
          <w:sz w:val="20"/>
          <w:szCs w:val="20"/>
        </w:rPr>
        <w:t xml:space="preserve">, </w:t>
      </w:r>
      <w:r w:rsidR="00B52386">
        <w:rPr>
          <w:rFonts w:ascii="Palatino Linotype" w:hAnsi="Palatino Linotype" w:cs="Times New Roman"/>
          <w:sz w:val="20"/>
          <w:szCs w:val="20"/>
        </w:rPr>
        <w:t>begi</w:t>
      </w:r>
      <w:r w:rsidR="00DB7C21">
        <w:rPr>
          <w:rFonts w:ascii="Palatino Linotype" w:hAnsi="Palatino Linotype" w:cs="Times New Roman"/>
          <w:sz w:val="20"/>
          <w:szCs w:val="20"/>
        </w:rPr>
        <w:t>n</w:t>
      </w:r>
      <w:r w:rsidR="00B52386">
        <w:rPr>
          <w:rFonts w:ascii="Palatino Linotype" w:hAnsi="Palatino Linotype" w:cs="Times New Roman"/>
          <w:sz w:val="20"/>
          <w:szCs w:val="20"/>
        </w:rPr>
        <w:t>ning</w:t>
      </w:r>
      <w:r w:rsidRPr="005612E2">
        <w:rPr>
          <w:rFonts w:ascii="Palatino Linotype" w:hAnsi="Palatino Linotype" w:cs="Times New Roman"/>
          <w:sz w:val="20"/>
          <w:szCs w:val="20"/>
        </w:rPr>
        <w:t xml:space="preserve"> with the least complex (</w:t>
      </w:r>
      <w:proofErr w:type="spellStart"/>
      <w:r w:rsidRPr="005612E2">
        <w:rPr>
          <w:rFonts w:ascii="Palatino Linotype" w:hAnsi="Palatino Linotype" w:cs="Times New Roman"/>
          <w:sz w:val="20"/>
          <w:szCs w:val="20"/>
        </w:rPr>
        <w:t>LeNet</w:t>
      </w:r>
      <w:proofErr w:type="spellEnd"/>
      <w:r w:rsidR="00F56DF9">
        <w:rPr>
          <w:rFonts w:ascii="Palatino Linotype" w:hAnsi="Palatino Linotype" w:cs="Times New Roman"/>
          <w:sz w:val="20"/>
          <w:szCs w:val="20"/>
        </w:rPr>
        <w:t>) [2</w:t>
      </w:r>
      <w:r w:rsidR="004F501E">
        <w:rPr>
          <w:rFonts w:ascii="Palatino Linotype" w:hAnsi="Palatino Linotype" w:cs="Times New Roman"/>
          <w:sz w:val="20"/>
          <w:szCs w:val="20"/>
        </w:rPr>
        <w:t>7</w:t>
      </w:r>
      <w:r w:rsidR="00F56DF9">
        <w:rPr>
          <w:rFonts w:ascii="Palatino Linotype" w:hAnsi="Palatino Linotype" w:cs="Times New Roman"/>
          <w:sz w:val="20"/>
          <w:szCs w:val="20"/>
        </w:rPr>
        <w:t>]</w:t>
      </w:r>
      <w:r w:rsidRPr="005612E2">
        <w:rPr>
          <w:rFonts w:ascii="Palatino Linotype" w:hAnsi="Palatino Linotype" w:cs="Times New Roman"/>
          <w:sz w:val="20"/>
          <w:szCs w:val="20"/>
        </w:rPr>
        <w:t>, and working towards deeper, more contemporary architectures (Inception V3</w:t>
      </w:r>
      <w:r w:rsidR="00F56DF9">
        <w:rPr>
          <w:rFonts w:ascii="Palatino Linotype" w:hAnsi="Palatino Linotype" w:cs="Times New Roman"/>
          <w:sz w:val="20"/>
          <w:szCs w:val="20"/>
        </w:rPr>
        <w:t>) [4</w:t>
      </w:r>
      <w:r w:rsidR="00CE5CA7">
        <w:rPr>
          <w:rFonts w:ascii="Palatino Linotype" w:hAnsi="Palatino Linotype" w:cs="Times New Roman"/>
          <w:sz w:val="20"/>
          <w:szCs w:val="20"/>
        </w:rPr>
        <w:t>5</w:t>
      </w:r>
      <w:r w:rsidR="00F56DF9">
        <w:rPr>
          <w:rFonts w:ascii="Palatino Linotype" w:hAnsi="Palatino Linotype" w:cs="Times New Roman"/>
          <w:sz w:val="20"/>
          <w:szCs w:val="20"/>
        </w:rPr>
        <w:t>]</w:t>
      </w:r>
      <w:r w:rsidRPr="005612E2">
        <w:rPr>
          <w:rFonts w:ascii="Palatino Linotype" w:hAnsi="Palatino Linotype" w:cs="Times New Roman"/>
          <w:sz w:val="20"/>
          <w:szCs w:val="20"/>
        </w:rPr>
        <w:t xml:space="preserve">. </w:t>
      </w:r>
      <w:r w:rsidR="007A1834">
        <w:rPr>
          <w:rFonts w:ascii="Palatino Linotype" w:hAnsi="Palatino Linotype" w:cs="Times New Roman"/>
          <w:sz w:val="20"/>
          <w:szCs w:val="20"/>
        </w:rPr>
        <w:t>We compare these architectures against one another, noting performance with model complexity and type.</w:t>
      </w:r>
      <w:r w:rsidR="007A1834" w:rsidRPr="007A1834">
        <w:rPr>
          <w:rFonts w:ascii="Palatino Linotype" w:hAnsi="Palatino Linotype" w:cs="Times New Roman"/>
          <w:sz w:val="20"/>
          <w:szCs w:val="20"/>
        </w:rPr>
        <w:t xml:space="preserve"> </w:t>
      </w:r>
      <w:r w:rsidR="007A1834">
        <w:rPr>
          <w:rFonts w:ascii="Palatino Linotype" w:hAnsi="Palatino Linotype" w:cs="Times New Roman"/>
          <w:sz w:val="20"/>
          <w:szCs w:val="20"/>
        </w:rPr>
        <w:t>The best performing CNNs were then tested</w:t>
      </w:r>
      <w:r w:rsidR="007A1834" w:rsidRPr="005612E2">
        <w:rPr>
          <w:rFonts w:ascii="Palatino Linotype" w:hAnsi="Palatino Linotype" w:cs="Times New Roman"/>
          <w:sz w:val="20"/>
          <w:szCs w:val="20"/>
        </w:rPr>
        <w:t xml:space="preserve"> against random fore</w:t>
      </w:r>
      <w:r w:rsidR="007A1834">
        <w:rPr>
          <w:rFonts w:ascii="Palatino Linotype" w:hAnsi="Palatino Linotype" w:cs="Times New Roman"/>
          <w:sz w:val="20"/>
          <w:szCs w:val="20"/>
        </w:rPr>
        <w:t>st models trained using THM.</w:t>
      </w:r>
    </w:p>
    <w:bookmarkEnd w:id="2"/>
    <w:bookmarkEnd w:id="3"/>
    <w:p w14:paraId="071C12E2" w14:textId="5537759E" w:rsidR="00C512D9" w:rsidRDefault="00D76B98" w:rsidP="00E166C1">
      <w:pPr>
        <w:pStyle w:val="MDPI21heading1"/>
      </w:pPr>
      <w:r w:rsidRPr="00706F48">
        <w:rPr>
          <w:lang w:eastAsia="zh-CN"/>
        </w:rPr>
        <w:t xml:space="preserve">2. </w:t>
      </w:r>
      <w:r w:rsidRPr="00706F48">
        <w:t xml:space="preserve">Materials and Methods </w:t>
      </w:r>
    </w:p>
    <w:p w14:paraId="6A607D20" w14:textId="77777777" w:rsidR="005955B9" w:rsidRPr="005612E2" w:rsidRDefault="005955B9" w:rsidP="005955B9">
      <w:pPr>
        <w:spacing w:line="260" w:lineRule="atLeast"/>
        <w:contextualSpacing/>
        <w:jc w:val="both"/>
        <w:rPr>
          <w:rFonts w:ascii="Palatino Linotype" w:hAnsi="Palatino Linotype"/>
          <w:sz w:val="20"/>
          <w:szCs w:val="20"/>
        </w:rPr>
      </w:pPr>
      <w:r>
        <w:t>3.2</w:t>
      </w:r>
      <w:r w:rsidRPr="00706F48">
        <w:t xml:space="preserve">. </w:t>
      </w:r>
      <w:r w:rsidRPr="005612E2">
        <w:rPr>
          <w:rFonts w:ascii="Palatino Linotype" w:hAnsi="Palatino Linotype"/>
          <w:i/>
          <w:sz w:val="20"/>
          <w:szCs w:val="20"/>
        </w:rPr>
        <w:t>Field Data</w:t>
      </w:r>
    </w:p>
    <w:p w14:paraId="57691FC8" w14:textId="46B63A47" w:rsidR="00AA605F" w:rsidRDefault="005955B9" w:rsidP="005955B9">
      <w:pPr>
        <w:spacing w:line="260" w:lineRule="atLeast"/>
        <w:ind w:firstLine="720"/>
        <w:contextualSpacing/>
        <w:jc w:val="both"/>
        <w:rPr>
          <w:rFonts w:ascii="Palatino Linotype" w:hAnsi="Palatino Linotype"/>
          <w:sz w:val="20"/>
          <w:szCs w:val="20"/>
        </w:rPr>
      </w:pPr>
      <w:r w:rsidRPr="005612E2">
        <w:rPr>
          <w:rFonts w:ascii="Palatino Linotype" w:hAnsi="Palatino Linotype"/>
          <w:sz w:val="20"/>
          <w:szCs w:val="20"/>
        </w:rPr>
        <w:t>Deep learning is renowned for requiring extremely large datasets in order to calibrate</w:t>
      </w:r>
      <w:r>
        <w:rPr>
          <w:rFonts w:ascii="Palatino Linotype" w:hAnsi="Palatino Linotype"/>
          <w:sz w:val="20"/>
          <w:szCs w:val="20"/>
        </w:rPr>
        <w:t xml:space="preserve"> properly</w:t>
      </w:r>
      <w:r w:rsidRPr="005612E2">
        <w:rPr>
          <w:rFonts w:ascii="Palatino Linotype" w:hAnsi="Palatino Linotype"/>
          <w:sz w:val="20"/>
          <w:szCs w:val="20"/>
        </w:rPr>
        <w:t xml:space="preserve">. </w:t>
      </w:r>
      <w:r>
        <w:rPr>
          <w:rFonts w:ascii="Palatino Linotype" w:hAnsi="Palatino Linotype"/>
          <w:sz w:val="20"/>
          <w:szCs w:val="20"/>
        </w:rPr>
        <w:t>T</w:t>
      </w:r>
      <w:r w:rsidRPr="005612E2">
        <w:rPr>
          <w:rFonts w:ascii="Palatino Linotype" w:hAnsi="Palatino Linotype"/>
          <w:sz w:val="20"/>
          <w:szCs w:val="20"/>
        </w:rPr>
        <w:t xml:space="preserve">raining datasets often consist of thousands, if not </w:t>
      </w:r>
      <w:r w:rsidR="00F56DF9">
        <w:rPr>
          <w:rFonts w:ascii="Palatino Linotype" w:hAnsi="Palatino Linotype"/>
          <w:sz w:val="20"/>
          <w:szCs w:val="20"/>
        </w:rPr>
        <w:t>mi</w:t>
      </w:r>
      <w:r w:rsidR="00815925">
        <w:rPr>
          <w:rFonts w:ascii="Palatino Linotype" w:hAnsi="Palatino Linotype"/>
          <w:sz w:val="20"/>
          <w:szCs w:val="20"/>
        </w:rPr>
        <w:t>llions, of training examples [4</w:t>
      </w:r>
      <w:r w:rsidR="00CE5CA7">
        <w:rPr>
          <w:rFonts w:ascii="Palatino Linotype" w:hAnsi="Palatino Linotype"/>
          <w:sz w:val="20"/>
          <w:szCs w:val="20"/>
        </w:rPr>
        <w:t>6</w:t>
      </w:r>
      <w:r w:rsidR="00F56DF9">
        <w:rPr>
          <w:rFonts w:ascii="Palatino Linotype" w:hAnsi="Palatino Linotype"/>
          <w:sz w:val="20"/>
          <w:szCs w:val="20"/>
        </w:rPr>
        <w:t>]</w:t>
      </w:r>
      <w:r w:rsidRPr="005612E2">
        <w:rPr>
          <w:rFonts w:ascii="Palatino Linotype" w:hAnsi="Palatino Linotype"/>
          <w:sz w:val="20"/>
          <w:szCs w:val="20"/>
        </w:rPr>
        <w:t>. To meet this requirement, forest inventories from eight different sites across the Northern New England/ Acadian forest region were aggregated</w:t>
      </w:r>
      <w:r w:rsidR="00FF76F5">
        <w:rPr>
          <w:rFonts w:ascii="Palatino Linotype" w:hAnsi="Palatino Linotype"/>
          <w:sz w:val="20"/>
          <w:szCs w:val="20"/>
        </w:rPr>
        <w:t xml:space="preserve"> (</w:t>
      </w:r>
      <w:r w:rsidR="00F13E54">
        <w:rPr>
          <w:rFonts w:ascii="Palatino Linotype" w:hAnsi="Palatino Linotype"/>
          <w:sz w:val="20"/>
          <w:szCs w:val="20"/>
        </w:rPr>
        <w:t>Table</w:t>
      </w:r>
      <w:r w:rsidR="00FF76F5">
        <w:rPr>
          <w:rFonts w:ascii="Palatino Linotype" w:hAnsi="Palatino Linotype"/>
          <w:sz w:val="20"/>
          <w:szCs w:val="20"/>
        </w:rPr>
        <w:t xml:space="preserve"> 1)</w:t>
      </w:r>
      <w:r w:rsidRPr="005612E2">
        <w:rPr>
          <w:rFonts w:ascii="Palatino Linotype" w:hAnsi="Palatino Linotype"/>
          <w:sz w:val="20"/>
          <w:szCs w:val="20"/>
        </w:rPr>
        <w:t xml:space="preserve">. Each site often contained several inventories conducted by different agencies. </w:t>
      </w:r>
      <w:r w:rsidR="00FF76F5">
        <w:rPr>
          <w:rFonts w:ascii="Palatino Linotype" w:hAnsi="Palatino Linotype"/>
          <w:sz w:val="20"/>
          <w:szCs w:val="20"/>
        </w:rPr>
        <w:t>We note that the models we developed are not intended to represent the entire landscape</w:t>
      </w:r>
      <w:r w:rsidR="00AA605F">
        <w:rPr>
          <w:rFonts w:ascii="Palatino Linotype" w:hAnsi="Palatino Linotype"/>
          <w:sz w:val="20"/>
          <w:szCs w:val="20"/>
        </w:rPr>
        <w:t xml:space="preserve">, and serve only as comparisons between </w:t>
      </w:r>
      <w:r w:rsidR="0065312C">
        <w:rPr>
          <w:rFonts w:ascii="Palatino Linotype" w:hAnsi="Palatino Linotype"/>
          <w:sz w:val="20"/>
          <w:szCs w:val="20"/>
        </w:rPr>
        <w:t>model</w:t>
      </w:r>
      <w:r w:rsidR="00AA605F">
        <w:rPr>
          <w:rFonts w:ascii="Palatino Linotype" w:hAnsi="Palatino Linotype"/>
          <w:sz w:val="20"/>
          <w:szCs w:val="20"/>
        </w:rPr>
        <w:t xml:space="preserve"> types</w:t>
      </w:r>
      <w:r w:rsidR="00FF76F5">
        <w:rPr>
          <w:rFonts w:ascii="Palatino Linotype" w:hAnsi="Palatino Linotype"/>
          <w:sz w:val="20"/>
          <w:szCs w:val="20"/>
        </w:rPr>
        <w:t>.</w:t>
      </w:r>
    </w:p>
    <w:p w14:paraId="73F03778" w14:textId="77777777" w:rsidR="00391611" w:rsidRDefault="00391611" w:rsidP="005955B9">
      <w:pPr>
        <w:spacing w:line="260" w:lineRule="atLeast"/>
        <w:ind w:firstLine="720"/>
        <w:contextualSpacing/>
        <w:jc w:val="both"/>
        <w:rPr>
          <w:rFonts w:ascii="Palatino Linotype" w:hAnsi="Palatino Linotype"/>
          <w:sz w:val="20"/>
          <w:szCs w:val="20"/>
        </w:rPr>
      </w:pPr>
    </w:p>
    <w:p w14:paraId="498CB45A" w14:textId="2804C982" w:rsidR="00391611" w:rsidRDefault="00391611" w:rsidP="008A5023">
      <w:pPr>
        <w:spacing w:line="260" w:lineRule="atLeast"/>
        <w:contextualSpacing/>
        <w:jc w:val="both"/>
        <w:rPr>
          <w:rFonts w:ascii="Palatino Linotype" w:hAnsi="Palatino Linotype"/>
          <w:sz w:val="20"/>
          <w:szCs w:val="20"/>
        </w:rPr>
      </w:pPr>
      <w:r w:rsidRPr="00847818">
        <w:rPr>
          <w:rFonts w:ascii="Palatino Linotype" w:hAnsi="Palatino Linotype"/>
          <w:b/>
          <w:sz w:val="18"/>
          <w:szCs w:val="18"/>
        </w:rPr>
        <w:t>Table 1.</w:t>
      </w:r>
      <w:r w:rsidRPr="00847818">
        <w:rPr>
          <w:rFonts w:ascii="Palatino Linotype" w:hAnsi="Palatino Linotype"/>
          <w:sz w:val="18"/>
          <w:szCs w:val="18"/>
        </w:rPr>
        <w:t xml:space="preserve"> </w:t>
      </w:r>
      <w:r>
        <w:rPr>
          <w:rFonts w:ascii="Palatino Linotype" w:hAnsi="Palatino Linotype"/>
          <w:sz w:val="18"/>
          <w:szCs w:val="18"/>
        </w:rPr>
        <w:t>Field inventory sites used for model training</w:t>
      </w:r>
      <w:r w:rsidR="00BA6ED1">
        <w:rPr>
          <w:rFonts w:ascii="Palatino Linotype" w:hAnsi="Palatino Linotype"/>
          <w:sz w:val="18"/>
          <w:szCs w:val="18"/>
        </w:rPr>
        <w:t xml:space="preserve"> as well as the origin of the accompanying LiDAR</w:t>
      </w:r>
      <w:r w:rsidR="0037269A">
        <w:rPr>
          <w:rFonts w:ascii="Palatino Linotype" w:hAnsi="Palatino Linotype"/>
          <w:sz w:val="18"/>
          <w:szCs w:val="18"/>
        </w:rPr>
        <w:t>.</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4"/>
        <w:gridCol w:w="2180"/>
        <w:gridCol w:w="1974"/>
        <w:gridCol w:w="1627"/>
      </w:tblGrid>
      <w:tr w:rsidR="00391611" w14:paraId="019400A1" w14:textId="77777777" w:rsidTr="006E222F">
        <w:trPr>
          <w:trHeight w:val="263"/>
        </w:trPr>
        <w:tc>
          <w:tcPr>
            <w:tcW w:w="3934" w:type="dxa"/>
            <w:tcBorders>
              <w:bottom w:val="single" w:sz="4" w:space="0" w:color="auto"/>
            </w:tcBorders>
          </w:tcPr>
          <w:p w14:paraId="7F54D03C" w14:textId="77777777" w:rsidR="00391611" w:rsidRPr="006C52DB" w:rsidRDefault="00391611" w:rsidP="006E222F">
            <w:pPr>
              <w:jc w:val="center"/>
              <w:rPr>
                <w:rFonts w:ascii="Palatino Linotype" w:hAnsi="Palatino Linotype"/>
                <w:b/>
              </w:rPr>
            </w:pPr>
            <w:r w:rsidRPr="006C52DB">
              <w:rPr>
                <w:rFonts w:ascii="Palatino Linotype" w:hAnsi="Palatino Linotype"/>
                <w:b/>
              </w:rPr>
              <w:t>Site Name</w:t>
            </w:r>
          </w:p>
        </w:tc>
        <w:tc>
          <w:tcPr>
            <w:tcW w:w="2180" w:type="dxa"/>
            <w:tcBorders>
              <w:bottom w:val="single" w:sz="4" w:space="0" w:color="auto"/>
            </w:tcBorders>
          </w:tcPr>
          <w:p w14:paraId="73C5806F" w14:textId="77777777" w:rsidR="00391611" w:rsidRPr="006C52DB" w:rsidRDefault="00391611" w:rsidP="006E222F">
            <w:pPr>
              <w:jc w:val="center"/>
              <w:rPr>
                <w:rFonts w:ascii="Palatino Linotype" w:hAnsi="Palatino Linotype"/>
                <w:b/>
              </w:rPr>
            </w:pPr>
            <w:r w:rsidRPr="006C52DB">
              <w:rPr>
                <w:rFonts w:ascii="Palatino Linotype" w:hAnsi="Palatino Linotype"/>
                <w:b/>
              </w:rPr>
              <w:t>Location</w:t>
            </w:r>
          </w:p>
        </w:tc>
        <w:tc>
          <w:tcPr>
            <w:tcW w:w="1974" w:type="dxa"/>
            <w:tcBorders>
              <w:bottom w:val="single" w:sz="4" w:space="0" w:color="auto"/>
            </w:tcBorders>
          </w:tcPr>
          <w:p w14:paraId="7ADD1F3A" w14:textId="77777777" w:rsidR="00391611" w:rsidRPr="006C52DB" w:rsidRDefault="00391611" w:rsidP="006E222F">
            <w:pPr>
              <w:jc w:val="center"/>
              <w:rPr>
                <w:rFonts w:ascii="Palatino Linotype" w:hAnsi="Palatino Linotype"/>
                <w:b/>
              </w:rPr>
            </w:pPr>
            <w:r w:rsidRPr="006C52DB">
              <w:rPr>
                <w:rFonts w:ascii="Palatino Linotype" w:hAnsi="Palatino Linotype"/>
                <w:b/>
              </w:rPr>
              <w:t>Number of plots</w:t>
            </w:r>
          </w:p>
        </w:tc>
        <w:tc>
          <w:tcPr>
            <w:tcW w:w="1627" w:type="dxa"/>
            <w:tcBorders>
              <w:bottom w:val="single" w:sz="4" w:space="0" w:color="auto"/>
            </w:tcBorders>
          </w:tcPr>
          <w:p w14:paraId="1003EC7C" w14:textId="77777777" w:rsidR="00391611" w:rsidRPr="006C52DB" w:rsidRDefault="00391611" w:rsidP="006E222F">
            <w:pPr>
              <w:jc w:val="center"/>
              <w:rPr>
                <w:rFonts w:ascii="Palatino Linotype" w:hAnsi="Palatino Linotype"/>
                <w:b/>
              </w:rPr>
            </w:pPr>
            <w:r w:rsidRPr="006C52DB">
              <w:rPr>
                <w:rFonts w:ascii="Palatino Linotype" w:hAnsi="Palatino Linotype"/>
                <w:b/>
              </w:rPr>
              <w:t>LiDAR</w:t>
            </w:r>
            <w:r>
              <w:rPr>
                <w:rFonts w:ascii="Palatino Linotype" w:hAnsi="Palatino Linotype"/>
                <w:b/>
              </w:rPr>
              <w:t xml:space="preserve"> Acquisition</w:t>
            </w:r>
          </w:p>
        </w:tc>
      </w:tr>
      <w:tr w:rsidR="00391611" w14:paraId="0A3EE415" w14:textId="77777777" w:rsidTr="006E222F">
        <w:trPr>
          <w:trHeight w:val="256"/>
        </w:trPr>
        <w:tc>
          <w:tcPr>
            <w:tcW w:w="3934" w:type="dxa"/>
            <w:tcBorders>
              <w:top w:val="single" w:sz="4" w:space="0" w:color="auto"/>
            </w:tcBorders>
          </w:tcPr>
          <w:p w14:paraId="25E8E114"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Acadia National Park</w:t>
            </w:r>
          </w:p>
        </w:tc>
        <w:tc>
          <w:tcPr>
            <w:tcW w:w="2180" w:type="dxa"/>
            <w:tcBorders>
              <w:top w:val="single" w:sz="4" w:space="0" w:color="auto"/>
            </w:tcBorders>
          </w:tcPr>
          <w:p w14:paraId="720F85C5" w14:textId="77777777" w:rsidR="00391611" w:rsidRPr="00954797" w:rsidRDefault="00391611" w:rsidP="006E222F">
            <w:pPr>
              <w:jc w:val="center"/>
              <w:rPr>
                <w:rFonts w:ascii="Palatino Linotype" w:hAnsi="Palatino Linotype"/>
                <w:sz w:val="20"/>
                <w:szCs w:val="20"/>
              </w:rPr>
            </w:pPr>
            <w:r w:rsidRPr="00954797">
              <w:rPr>
                <w:rFonts w:ascii="Palatino Linotype" w:hAnsi="Palatino Linotype"/>
                <w:sz w:val="20"/>
                <w:szCs w:val="20"/>
              </w:rPr>
              <w:t>44</w:t>
            </w:r>
            <w:r w:rsidRPr="00954797">
              <w:rPr>
                <w:rFonts w:ascii="Palatino Linotype" w:hAnsi="Palatino Linotype" w:cs="Arial"/>
                <w:sz w:val="20"/>
                <w:szCs w:val="20"/>
                <w:shd w:val="clear" w:color="auto" w:fill="FFFFFF"/>
              </w:rPr>
              <w:t>° 20' N</w:t>
            </w:r>
            <w:r>
              <w:rPr>
                <w:rFonts w:ascii="Palatino Linotype" w:hAnsi="Palatino Linotype" w:cs="Arial"/>
                <w:sz w:val="20"/>
                <w:szCs w:val="20"/>
                <w:shd w:val="clear" w:color="auto" w:fill="FFFFFF"/>
              </w:rPr>
              <w:t xml:space="preserve"> </w:t>
            </w:r>
            <w:r>
              <w:rPr>
                <w:rFonts w:ascii="Palatino Linotype" w:hAnsi="Palatino Linotype"/>
                <w:sz w:val="20"/>
                <w:szCs w:val="20"/>
              </w:rPr>
              <w:t>68</w:t>
            </w:r>
            <w:r w:rsidRPr="00954797">
              <w:rPr>
                <w:rFonts w:ascii="Palatino Linotype" w:hAnsi="Palatino Linotype" w:cs="Arial"/>
                <w:sz w:val="20"/>
                <w:szCs w:val="20"/>
                <w:shd w:val="clear" w:color="auto" w:fill="FFFFFF"/>
              </w:rPr>
              <w:t xml:space="preserve">° </w:t>
            </w:r>
            <w:r>
              <w:rPr>
                <w:rFonts w:ascii="Palatino Linotype" w:hAnsi="Palatino Linotype" w:cs="Arial"/>
                <w:sz w:val="20"/>
                <w:szCs w:val="20"/>
                <w:shd w:val="clear" w:color="auto" w:fill="FFFFFF"/>
              </w:rPr>
              <w:t>16</w:t>
            </w:r>
            <w:r w:rsidRPr="00954797">
              <w:rPr>
                <w:rFonts w:ascii="Palatino Linotype" w:hAnsi="Palatino Linotype" w:cs="Arial"/>
                <w:sz w:val="20"/>
                <w:szCs w:val="20"/>
                <w:shd w:val="clear" w:color="auto" w:fill="FFFFFF"/>
              </w:rPr>
              <w:t>'</w:t>
            </w:r>
            <w:r>
              <w:rPr>
                <w:rFonts w:ascii="Palatino Linotype" w:hAnsi="Palatino Linotype" w:cs="Arial"/>
                <w:sz w:val="20"/>
                <w:szCs w:val="20"/>
                <w:shd w:val="clear" w:color="auto" w:fill="FFFFFF"/>
              </w:rPr>
              <w:t xml:space="preserve"> W</w:t>
            </w:r>
          </w:p>
        </w:tc>
        <w:tc>
          <w:tcPr>
            <w:tcW w:w="1974" w:type="dxa"/>
            <w:tcBorders>
              <w:top w:val="single" w:sz="4" w:space="0" w:color="auto"/>
            </w:tcBorders>
          </w:tcPr>
          <w:p w14:paraId="588BC32C"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9</w:t>
            </w:r>
          </w:p>
        </w:tc>
        <w:tc>
          <w:tcPr>
            <w:tcW w:w="1627" w:type="dxa"/>
            <w:tcBorders>
              <w:top w:val="single" w:sz="4" w:space="0" w:color="auto"/>
            </w:tcBorders>
          </w:tcPr>
          <w:p w14:paraId="04CB6719"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G-LIHT</w:t>
            </w:r>
          </w:p>
        </w:tc>
      </w:tr>
      <w:tr w:rsidR="00391611" w14:paraId="0536D341" w14:textId="77777777" w:rsidTr="006E222F">
        <w:trPr>
          <w:trHeight w:val="296"/>
        </w:trPr>
        <w:tc>
          <w:tcPr>
            <w:tcW w:w="3934" w:type="dxa"/>
          </w:tcPr>
          <w:p w14:paraId="29C09D5F"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Bartlett Experimental Forest</w:t>
            </w:r>
          </w:p>
        </w:tc>
        <w:tc>
          <w:tcPr>
            <w:tcW w:w="2180" w:type="dxa"/>
          </w:tcPr>
          <w:p w14:paraId="5D6211A3" w14:textId="77777777" w:rsidR="00391611" w:rsidRPr="006C52DB" w:rsidRDefault="00391611" w:rsidP="006E222F">
            <w:pPr>
              <w:jc w:val="center"/>
              <w:rPr>
                <w:rFonts w:ascii="Palatino Linotype" w:hAnsi="Palatino Linotype"/>
                <w:sz w:val="20"/>
                <w:szCs w:val="20"/>
              </w:rPr>
            </w:pPr>
            <w:r w:rsidRPr="00954797">
              <w:rPr>
                <w:rFonts w:ascii="Palatino Linotype" w:hAnsi="Palatino Linotype"/>
                <w:sz w:val="20"/>
                <w:szCs w:val="20"/>
              </w:rPr>
              <w:t>44</w:t>
            </w:r>
            <w:r w:rsidRPr="00954797">
              <w:rPr>
                <w:rFonts w:ascii="Palatino Linotype" w:hAnsi="Palatino Linotype" w:cs="Arial"/>
                <w:sz w:val="20"/>
                <w:szCs w:val="20"/>
                <w:shd w:val="clear" w:color="auto" w:fill="FFFFFF"/>
              </w:rPr>
              <w:t>° 2' N</w:t>
            </w:r>
            <w:r>
              <w:rPr>
                <w:rFonts w:ascii="Palatino Linotype" w:hAnsi="Palatino Linotype" w:cs="Arial"/>
                <w:sz w:val="20"/>
                <w:szCs w:val="20"/>
                <w:shd w:val="clear" w:color="auto" w:fill="FFFFFF"/>
              </w:rPr>
              <w:t xml:space="preserve"> </w:t>
            </w:r>
            <w:r>
              <w:rPr>
                <w:rFonts w:ascii="Palatino Linotype" w:hAnsi="Palatino Linotype"/>
                <w:sz w:val="20"/>
                <w:szCs w:val="20"/>
              </w:rPr>
              <w:t>71</w:t>
            </w:r>
            <w:r w:rsidRPr="00954797">
              <w:rPr>
                <w:rFonts w:ascii="Palatino Linotype" w:hAnsi="Palatino Linotype" w:cs="Arial"/>
                <w:sz w:val="20"/>
                <w:szCs w:val="20"/>
                <w:shd w:val="clear" w:color="auto" w:fill="FFFFFF"/>
              </w:rPr>
              <w:t xml:space="preserve">° </w:t>
            </w:r>
            <w:r>
              <w:rPr>
                <w:rFonts w:ascii="Palatino Linotype" w:hAnsi="Palatino Linotype" w:cs="Arial"/>
                <w:sz w:val="20"/>
                <w:szCs w:val="20"/>
                <w:shd w:val="clear" w:color="auto" w:fill="FFFFFF"/>
              </w:rPr>
              <w:t>17</w:t>
            </w:r>
            <w:r w:rsidRPr="00954797">
              <w:rPr>
                <w:rFonts w:ascii="Palatino Linotype" w:hAnsi="Palatino Linotype" w:cs="Arial"/>
                <w:sz w:val="20"/>
                <w:szCs w:val="20"/>
                <w:shd w:val="clear" w:color="auto" w:fill="FFFFFF"/>
              </w:rPr>
              <w:t>'</w:t>
            </w:r>
            <w:r>
              <w:rPr>
                <w:rFonts w:ascii="Palatino Linotype" w:hAnsi="Palatino Linotype" w:cs="Arial"/>
                <w:sz w:val="20"/>
                <w:szCs w:val="20"/>
                <w:shd w:val="clear" w:color="auto" w:fill="FFFFFF"/>
              </w:rPr>
              <w:t xml:space="preserve"> W</w:t>
            </w:r>
          </w:p>
        </w:tc>
        <w:tc>
          <w:tcPr>
            <w:tcW w:w="1974" w:type="dxa"/>
          </w:tcPr>
          <w:p w14:paraId="164B8909"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46</w:t>
            </w:r>
          </w:p>
        </w:tc>
        <w:tc>
          <w:tcPr>
            <w:tcW w:w="1627" w:type="dxa"/>
          </w:tcPr>
          <w:p w14:paraId="6AD4EA8B"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NEON</w:t>
            </w:r>
          </w:p>
        </w:tc>
      </w:tr>
      <w:tr w:rsidR="00391611" w14:paraId="5BB6FE8A" w14:textId="77777777" w:rsidTr="006E222F">
        <w:trPr>
          <w:trHeight w:val="428"/>
        </w:trPr>
        <w:tc>
          <w:tcPr>
            <w:tcW w:w="3934" w:type="dxa"/>
          </w:tcPr>
          <w:p w14:paraId="235328BA" w14:textId="339C67B8"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 xml:space="preserve">University of Maine’s </w:t>
            </w:r>
            <w:r w:rsidR="00E60112" w:rsidRPr="006C52DB">
              <w:rPr>
                <w:rFonts w:ascii="Palatino Linotype" w:hAnsi="Palatino Linotype"/>
                <w:sz w:val="20"/>
                <w:szCs w:val="20"/>
              </w:rPr>
              <w:t>Cooperative</w:t>
            </w:r>
            <w:r w:rsidRPr="006C52DB">
              <w:rPr>
                <w:rFonts w:ascii="Palatino Linotype" w:hAnsi="Palatino Linotype"/>
                <w:sz w:val="20"/>
                <w:szCs w:val="20"/>
              </w:rPr>
              <w:t xml:space="preserve"> Forest Research Unit</w:t>
            </w:r>
          </w:p>
        </w:tc>
        <w:tc>
          <w:tcPr>
            <w:tcW w:w="2180" w:type="dxa"/>
          </w:tcPr>
          <w:p w14:paraId="484E1F51" w14:textId="77777777" w:rsidR="00391611" w:rsidRPr="006C52DB" w:rsidRDefault="00391611" w:rsidP="006E222F">
            <w:pPr>
              <w:jc w:val="center"/>
              <w:rPr>
                <w:rFonts w:ascii="Palatino Linotype" w:hAnsi="Palatino Linotype"/>
                <w:sz w:val="20"/>
                <w:szCs w:val="20"/>
              </w:rPr>
            </w:pPr>
            <w:r w:rsidRPr="00954797">
              <w:rPr>
                <w:rFonts w:ascii="Palatino Linotype" w:hAnsi="Palatino Linotype"/>
                <w:sz w:val="20"/>
                <w:szCs w:val="20"/>
              </w:rPr>
              <w:t>4</w:t>
            </w:r>
            <w:r>
              <w:rPr>
                <w:rFonts w:ascii="Palatino Linotype" w:hAnsi="Palatino Linotype"/>
                <w:sz w:val="20"/>
                <w:szCs w:val="20"/>
              </w:rPr>
              <w:t>5</w:t>
            </w:r>
            <w:r w:rsidRPr="00954797">
              <w:rPr>
                <w:rFonts w:ascii="Palatino Linotype" w:hAnsi="Palatino Linotype" w:cs="Arial"/>
                <w:sz w:val="20"/>
                <w:szCs w:val="20"/>
                <w:shd w:val="clear" w:color="auto" w:fill="FFFFFF"/>
              </w:rPr>
              <w:t xml:space="preserve">° </w:t>
            </w:r>
            <w:r>
              <w:rPr>
                <w:rFonts w:ascii="Palatino Linotype" w:hAnsi="Palatino Linotype" w:cs="Arial"/>
                <w:sz w:val="20"/>
                <w:szCs w:val="20"/>
                <w:shd w:val="clear" w:color="auto" w:fill="FFFFFF"/>
              </w:rPr>
              <w:t>11</w:t>
            </w:r>
            <w:r w:rsidRPr="00954797">
              <w:rPr>
                <w:rFonts w:ascii="Palatino Linotype" w:hAnsi="Palatino Linotype" w:cs="Arial"/>
                <w:sz w:val="20"/>
                <w:szCs w:val="20"/>
                <w:shd w:val="clear" w:color="auto" w:fill="FFFFFF"/>
              </w:rPr>
              <w:t>' N</w:t>
            </w:r>
            <w:r>
              <w:rPr>
                <w:rFonts w:ascii="Palatino Linotype" w:hAnsi="Palatino Linotype" w:cs="Arial"/>
                <w:sz w:val="20"/>
                <w:szCs w:val="20"/>
                <w:shd w:val="clear" w:color="auto" w:fill="FFFFFF"/>
              </w:rPr>
              <w:t xml:space="preserve"> 69</w:t>
            </w:r>
            <w:r w:rsidRPr="00954797">
              <w:rPr>
                <w:rFonts w:ascii="Palatino Linotype" w:hAnsi="Palatino Linotype" w:cs="Arial"/>
                <w:sz w:val="20"/>
                <w:szCs w:val="20"/>
                <w:shd w:val="clear" w:color="auto" w:fill="FFFFFF"/>
              </w:rPr>
              <w:t xml:space="preserve">° </w:t>
            </w:r>
            <w:r>
              <w:rPr>
                <w:rFonts w:ascii="Palatino Linotype" w:hAnsi="Palatino Linotype" w:cs="Arial"/>
                <w:sz w:val="20"/>
                <w:szCs w:val="20"/>
                <w:shd w:val="clear" w:color="auto" w:fill="FFFFFF"/>
              </w:rPr>
              <w:t>42</w:t>
            </w:r>
            <w:r w:rsidRPr="00954797">
              <w:rPr>
                <w:rFonts w:ascii="Palatino Linotype" w:hAnsi="Palatino Linotype" w:cs="Arial"/>
                <w:sz w:val="20"/>
                <w:szCs w:val="20"/>
                <w:shd w:val="clear" w:color="auto" w:fill="FFFFFF"/>
              </w:rPr>
              <w:t>'</w:t>
            </w:r>
            <w:r>
              <w:rPr>
                <w:rFonts w:ascii="Palatino Linotype" w:hAnsi="Palatino Linotype" w:cs="Arial"/>
                <w:sz w:val="20"/>
                <w:szCs w:val="20"/>
                <w:shd w:val="clear" w:color="auto" w:fill="FFFFFF"/>
              </w:rPr>
              <w:t xml:space="preserve"> W</w:t>
            </w:r>
          </w:p>
        </w:tc>
        <w:tc>
          <w:tcPr>
            <w:tcW w:w="1974" w:type="dxa"/>
          </w:tcPr>
          <w:p w14:paraId="781445A8"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90</w:t>
            </w:r>
          </w:p>
        </w:tc>
        <w:tc>
          <w:tcPr>
            <w:tcW w:w="1627" w:type="dxa"/>
          </w:tcPr>
          <w:p w14:paraId="3CC13910"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G-LIHT</w:t>
            </w:r>
          </w:p>
        </w:tc>
      </w:tr>
      <w:tr w:rsidR="00391611" w14:paraId="26A39743" w14:textId="77777777" w:rsidTr="006E222F">
        <w:trPr>
          <w:trHeight w:val="474"/>
        </w:trPr>
        <w:tc>
          <w:tcPr>
            <w:tcW w:w="3934" w:type="dxa"/>
          </w:tcPr>
          <w:p w14:paraId="164FEB46"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 xml:space="preserve">University of Maine’s Dwight B. </w:t>
            </w:r>
            <w:proofErr w:type="spellStart"/>
            <w:r w:rsidRPr="006C52DB">
              <w:rPr>
                <w:rFonts w:ascii="Palatino Linotype" w:hAnsi="Palatino Linotype"/>
                <w:sz w:val="20"/>
                <w:szCs w:val="20"/>
              </w:rPr>
              <w:t>Demeritt</w:t>
            </w:r>
            <w:proofErr w:type="spellEnd"/>
            <w:r w:rsidRPr="006C52DB">
              <w:rPr>
                <w:rFonts w:ascii="Palatino Linotype" w:hAnsi="Palatino Linotype"/>
                <w:sz w:val="20"/>
                <w:szCs w:val="20"/>
              </w:rPr>
              <w:t xml:space="preserve"> Forest</w:t>
            </w:r>
          </w:p>
        </w:tc>
        <w:tc>
          <w:tcPr>
            <w:tcW w:w="2180" w:type="dxa"/>
          </w:tcPr>
          <w:p w14:paraId="13018891" w14:textId="77777777" w:rsidR="00391611" w:rsidRPr="006C52DB" w:rsidRDefault="00391611" w:rsidP="006E222F">
            <w:pPr>
              <w:jc w:val="center"/>
              <w:rPr>
                <w:rFonts w:ascii="Palatino Linotype" w:hAnsi="Palatino Linotype"/>
                <w:sz w:val="20"/>
                <w:szCs w:val="20"/>
              </w:rPr>
            </w:pPr>
            <w:r w:rsidRPr="00954797">
              <w:rPr>
                <w:rFonts w:ascii="Palatino Linotype" w:hAnsi="Palatino Linotype"/>
                <w:sz w:val="20"/>
                <w:szCs w:val="20"/>
              </w:rPr>
              <w:t>4</w:t>
            </w:r>
            <w:r>
              <w:rPr>
                <w:rFonts w:ascii="Palatino Linotype" w:hAnsi="Palatino Linotype"/>
                <w:sz w:val="20"/>
                <w:szCs w:val="20"/>
              </w:rPr>
              <w:t>4</w:t>
            </w:r>
            <w:r w:rsidRPr="00954797">
              <w:rPr>
                <w:rFonts w:ascii="Palatino Linotype" w:hAnsi="Palatino Linotype" w:cs="Arial"/>
                <w:sz w:val="20"/>
                <w:szCs w:val="20"/>
                <w:shd w:val="clear" w:color="auto" w:fill="FFFFFF"/>
              </w:rPr>
              <w:t xml:space="preserve">° </w:t>
            </w:r>
            <w:r>
              <w:rPr>
                <w:rFonts w:ascii="Palatino Linotype" w:hAnsi="Palatino Linotype" w:cs="Arial"/>
                <w:sz w:val="20"/>
                <w:szCs w:val="20"/>
                <w:shd w:val="clear" w:color="auto" w:fill="FFFFFF"/>
              </w:rPr>
              <w:t>55</w:t>
            </w:r>
            <w:r w:rsidRPr="00954797">
              <w:rPr>
                <w:rFonts w:ascii="Palatino Linotype" w:hAnsi="Palatino Linotype" w:cs="Arial"/>
                <w:sz w:val="20"/>
                <w:szCs w:val="20"/>
                <w:shd w:val="clear" w:color="auto" w:fill="FFFFFF"/>
              </w:rPr>
              <w:t>' N</w:t>
            </w:r>
            <w:r>
              <w:rPr>
                <w:rFonts w:ascii="Palatino Linotype" w:hAnsi="Palatino Linotype" w:cs="Arial"/>
                <w:sz w:val="20"/>
                <w:szCs w:val="20"/>
                <w:shd w:val="clear" w:color="auto" w:fill="FFFFFF"/>
              </w:rPr>
              <w:t xml:space="preserve"> 68</w:t>
            </w:r>
            <w:r w:rsidRPr="00954797">
              <w:rPr>
                <w:rFonts w:ascii="Palatino Linotype" w:hAnsi="Palatino Linotype" w:cs="Arial"/>
                <w:sz w:val="20"/>
                <w:szCs w:val="20"/>
                <w:shd w:val="clear" w:color="auto" w:fill="FFFFFF"/>
              </w:rPr>
              <w:t xml:space="preserve">° </w:t>
            </w:r>
            <w:r>
              <w:rPr>
                <w:rFonts w:ascii="Palatino Linotype" w:hAnsi="Palatino Linotype" w:cs="Arial"/>
                <w:sz w:val="20"/>
                <w:szCs w:val="20"/>
                <w:shd w:val="clear" w:color="auto" w:fill="FFFFFF"/>
              </w:rPr>
              <w:t>40</w:t>
            </w:r>
            <w:r w:rsidRPr="00954797">
              <w:rPr>
                <w:rFonts w:ascii="Palatino Linotype" w:hAnsi="Palatino Linotype" w:cs="Arial"/>
                <w:sz w:val="20"/>
                <w:szCs w:val="20"/>
                <w:shd w:val="clear" w:color="auto" w:fill="FFFFFF"/>
              </w:rPr>
              <w:t>'</w:t>
            </w:r>
            <w:r>
              <w:rPr>
                <w:rFonts w:ascii="Palatino Linotype" w:hAnsi="Palatino Linotype" w:cs="Arial"/>
                <w:sz w:val="20"/>
                <w:szCs w:val="20"/>
                <w:shd w:val="clear" w:color="auto" w:fill="FFFFFF"/>
              </w:rPr>
              <w:t xml:space="preserve"> W</w:t>
            </w:r>
          </w:p>
        </w:tc>
        <w:tc>
          <w:tcPr>
            <w:tcW w:w="1974" w:type="dxa"/>
          </w:tcPr>
          <w:p w14:paraId="3CE0D5A1"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344</w:t>
            </w:r>
          </w:p>
        </w:tc>
        <w:tc>
          <w:tcPr>
            <w:tcW w:w="1627" w:type="dxa"/>
          </w:tcPr>
          <w:p w14:paraId="187048BF"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G-LIHT</w:t>
            </w:r>
          </w:p>
        </w:tc>
      </w:tr>
      <w:tr w:rsidR="00391611" w14:paraId="7F8A0D24" w14:textId="77777777" w:rsidTr="006E222F">
        <w:trPr>
          <w:trHeight w:val="263"/>
        </w:trPr>
        <w:tc>
          <w:tcPr>
            <w:tcW w:w="3934" w:type="dxa"/>
          </w:tcPr>
          <w:p w14:paraId="6CEEB0F1"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lastRenderedPageBreak/>
              <w:t>Harvard Forest</w:t>
            </w:r>
          </w:p>
        </w:tc>
        <w:tc>
          <w:tcPr>
            <w:tcW w:w="2180" w:type="dxa"/>
          </w:tcPr>
          <w:p w14:paraId="1C06F1F5" w14:textId="77777777" w:rsidR="00391611" w:rsidRPr="006C52DB" w:rsidRDefault="00391611" w:rsidP="006E222F">
            <w:pPr>
              <w:jc w:val="center"/>
              <w:rPr>
                <w:rFonts w:ascii="Palatino Linotype" w:hAnsi="Palatino Linotype"/>
                <w:sz w:val="20"/>
                <w:szCs w:val="20"/>
              </w:rPr>
            </w:pPr>
            <w:r w:rsidRPr="00954797">
              <w:rPr>
                <w:rFonts w:ascii="Palatino Linotype" w:hAnsi="Palatino Linotype"/>
                <w:sz w:val="20"/>
                <w:szCs w:val="20"/>
              </w:rPr>
              <w:t>4</w:t>
            </w:r>
            <w:r>
              <w:rPr>
                <w:rFonts w:ascii="Palatino Linotype" w:hAnsi="Palatino Linotype"/>
                <w:sz w:val="20"/>
                <w:szCs w:val="20"/>
              </w:rPr>
              <w:t>2</w:t>
            </w:r>
            <w:r w:rsidRPr="00954797">
              <w:rPr>
                <w:rFonts w:ascii="Palatino Linotype" w:hAnsi="Palatino Linotype" w:cs="Arial"/>
                <w:sz w:val="20"/>
                <w:szCs w:val="20"/>
                <w:shd w:val="clear" w:color="auto" w:fill="FFFFFF"/>
              </w:rPr>
              <w:t xml:space="preserve">° </w:t>
            </w:r>
            <w:r>
              <w:rPr>
                <w:rFonts w:ascii="Palatino Linotype" w:hAnsi="Palatino Linotype" w:cs="Arial"/>
                <w:sz w:val="20"/>
                <w:szCs w:val="20"/>
                <w:shd w:val="clear" w:color="auto" w:fill="FFFFFF"/>
              </w:rPr>
              <w:t>31</w:t>
            </w:r>
            <w:r w:rsidRPr="00954797">
              <w:rPr>
                <w:rFonts w:ascii="Palatino Linotype" w:hAnsi="Palatino Linotype" w:cs="Arial"/>
                <w:sz w:val="20"/>
                <w:szCs w:val="20"/>
                <w:shd w:val="clear" w:color="auto" w:fill="FFFFFF"/>
              </w:rPr>
              <w:t>' N</w:t>
            </w:r>
            <w:r>
              <w:rPr>
                <w:rFonts w:ascii="Palatino Linotype" w:hAnsi="Palatino Linotype" w:cs="Arial"/>
                <w:sz w:val="20"/>
                <w:szCs w:val="20"/>
                <w:shd w:val="clear" w:color="auto" w:fill="FFFFFF"/>
              </w:rPr>
              <w:t xml:space="preserve"> 72</w:t>
            </w:r>
            <w:r w:rsidRPr="00954797">
              <w:rPr>
                <w:rFonts w:ascii="Palatino Linotype" w:hAnsi="Palatino Linotype" w:cs="Arial"/>
                <w:sz w:val="20"/>
                <w:szCs w:val="20"/>
                <w:shd w:val="clear" w:color="auto" w:fill="FFFFFF"/>
              </w:rPr>
              <w:t xml:space="preserve">° </w:t>
            </w:r>
            <w:r>
              <w:rPr>
                <w:rFonts w:ascii="Palatino Linotype" w:hAnsi="Palatino Linotype" w:cs="Arial"/>
                <w:sz w:val="20"/>
                <w:szCs w:val="20"/>
                <w:shd w:val="clear" w:color="auto" w:fill="FFFFFF"/>
              </w:rPr>
              <w:t>11</w:t>
            </w:r>
            <w:r w:rsidRPr="00954797">
              <w:rPr>
                <w:rFonts w:ascii="Palatino Linotype" w:hAnsi="Palatino Linotype" w:cs="Arial"/>
                <w:sz w:val="20"/>
                <w:szCs w:val="20"/>
                <w:shd w:val="clear" w:color="auto" w:fill="FFFFFF"/>
              </w:rPr>
              <w:t>'</w:t>
            </w:r>
            <w:r>
              <w:rPr>
                <w:rFonts w:ascii="Palatino Linotype" w:hAnsi="Palatino Linotype" w:cs="Arial"/>
                <w:sz w:val="20"/>
                <w:szCs w:val="20"/>
                <w:shd w:val="clear" w:color="auto" w:fill="FFFFFF"/>
              </w:rPr>
              <w:t xml:space="preserve"> W</w:t>
            </w:r>
          </w:p>
        </w:tc>
        <w:tc>
          <w:tcPr>
            <w:tcW w:w="1974" w:type="dxa"/>
          </w:tcPr>
          <w:p w14:paraId="517D06C4"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13,470</w:t>
            </w:r>
          </w:p>
        </w:tc>
        <w:tc>
          <w:tcPr>
            <w:tcW w:w="1627" w:type="dxa"/>
          </w:tcPr>
          <w:p w14:paraId="447960F9"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G-LIHT and NEON</w:t>
            </w:r>
          </w:p>
        </w:tc>
      </w:tr>
      <w:tr w:rsidR="00391611" w14:paraId="48D68592" w14:textId="77777777" w:rsidTr="006E222F">
        <w:trPr>
          <w:trHeight w:val="201"/>
        </w:trPr>
        <w:tc>
          <w:tcPr>
            <w:tcW w:w="3934" w:type="dxa"/>
          </w:tcPr>
          <w:p w14:paraId="6E27125D"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Holt Research Forest</w:t>
            </w:r>
          </w:p>
        </w:tc>
        <w:tc>
          <w:tcPr>
            <w:tcW w:w="2180" w:type="dxa"/>
          </w:tcPr>
          <w:p w14:paraId="6BF87663" w14:textId="77777777" w:rsidR="00391611" w:rsidRPr="006C52DB" w:rsidRDefault="00391611" w:rsidP="006E222F">
            <w:pPr>
              <w:jc w:val="center"/>
              <w:rPr>
                <w:rFonts w:ascii="Palatino Linotype" w:hAnsi="Palatino Linotype"/>
                <w:sz w:val="20"/>
                <w:szCs w:val="20"/>
              </w:rPr>
            </w:pPr>
            <w:r w:rsidRPr="00954797">
              <w:rPr>
                <w:rFonts w:ascii="Palatino Linotype" w:hAnsi="Palatino Linotype"/>
                <w:sz w:val="20"/>
                <w:szCs w:val="20"/>
              </w:rPr>
              <w:t>4</w:t>
            </w:r>
            <w:r>
              <w:rPr>
                <w:rFonts w:ascii="Palatino Linotype" w:hAnsi="Palatino Linotype"/>
                <w:sz w:val="20"/>
                <w:szCs w:val="20"/>
              </w:rPr>
              <w:t>3</w:t>
            </w:r>
            <w:r w:rsidRPr="00954797">
              <w:rPr>
                <w:rFonts w:ascii="Palatino Linotype" w:hAnsi="Palatino Linotype" w:cs="Arial"/>
                <w:sz w:val="20"/>
                <w:szCs w:val="20"/>
                <w:shd w:val="clear" w:color="auto" w:fill="FFFFFF"/>
              </w:rPr>
              <w:t xml:space="preserve">° </w:t>
            </w:r>
            <w:r>
              <w:rPr>
                <w:rFonts w:ascii="Palatino Linotype" w:hAnsi="Palatino Linotype" w:cs="Arial"/>
                <w:sz w:val="20"/>
                <w:szCs w:val="20"/>
                <w:shd w:val="clear" w:color="auto" w:fill="FFFFFF"/>
              </w:rPr>
              <w:t>52</w:t>
            </w:r>
            <w:r w:rsidRPr="00954797">
              <w:rPr>
                <w:rFonts w:ascii="Palatino Linotype" w:hAnsi="Palatino Linotype" w:cs="Arial"/>
                <w:sz w:val="20"/>
                <w:szCs w:val="20"/>
                <w:shd w:val="clear" w:color="auto" w:fill="FFFFFF"/>
              </w:rPr>
              <w:t>' N</w:t>
            </w:r>
            <w:r>
              <w:rPr>
                <w:rFonts w:ascii="Palatino Linotype" w:hAnsi="Palatino Linotype" w:cs="Arial"/>
                <w:sz w:val="20"/>
                <w:szCs w:val="20"/>
                <w:shd w:val="clear" w:color="auto" w:fill="FFFFFF"/>
              </w:rPr>
              <w:t xml:space="preserve"> 69</w:t>
            </w:r>
            <w:r w:rsidRPr="00954797">
              <w:rPr>
                <w:rFonts w:ascii="Palatino Linotype" w:hAnsi="Palatino Linotype" w:cs="Arial"/>
                <w:sz w:val="20"/>
                <w:szCs w:val="20"/>
                <w:shd w:val="clear" w:color="auto" w:fill="FFFFFF"/>
              </w:rPr>
              <w:t xml:space="preserve">° </w:t>
            </w:r>
            <w:r>
              <w:rPr>
                <w:rFonts w:ascii="Palatino Linotype" w:hAnsi="Palatino Linotype" w:cs="Arial"/>
                <w:sz w:val="20"/>
                <w:szCs w:val="20"/>
                <w:shd w:val="clear" w:color="auto" w:fill="FFFFFF"/>
              </w:rPr>
              <w:t>46</w:t>
            </w:r>
            <w:r w:rsidRPr="00954797">
              <w:rPr>
                <w:rFonts w:ascii="Palatino Linotype" w:hAnsi="Palatino Linotype" w:cs="Arial"/>
                <w:sz w:val="20"/>
                <w:szCs w:val="20"/>
                <w:shd w:val="clear" w:color="auto" w:fill="FFFFFF"/>
              </w:rPr>
              <w:t>'</w:t>
            </w:r>
            <w:r>
              <w:rPr>
                <w:rFonts w:ascii="Palatino Linotype" w:hAnsi="Palatino Linotype" w:cs="Arial"/>
                <w:sz w:val="20"/>
                <w:szCs w:val="20"/>
                <w:shd w:val="clear" w:color="auto" w:fill="FFFFFF"/>
              </w:rPr>
              <w:t xml:space="preserve"> W</w:t>
            </w:r>
          </w:p>
        </w:tc>
        <w:tc>
          <w:tcPr>
            <w:tcW w:w="1974" w:type="dxa"/>
          </w:tcPr>
          <w:p w14:paraId="35E2B6DE"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2,002</w:t>
            </w:r>
          </w:p>
        </w:tc>
        <w:tc>
          <w:tcPr>
            <w:tcW w:w="1627" w:type="dxa"/>
          </w:tcPr>
          <w:p w14:paraId="558E22B6"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G-LIHT</w:t>
            </w:r>
          </w:p>
        </w:tc>
      </w:tr>
      <w:tr w:rsidR="00391611" w14:paraId="3CEB4B52" w14:textId="77777777" w:rsidTr="006E222F">
        <w:trPr>
          <w:trHeight w:val="227"/>
        </w:trPr>
        <w:tc>
          <w:tcPr>
            <w:tcW w:w="3934" w:type="dxa"/>
          </w:tcPr>
          <w:p w14:paraId="68CF09A1"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Howland Research Forest</w:t>
            </w:r>
          </w:p>
        </w:tc>
        <w:tc>
          <w:tcPr>
            <w:tcW w:w="2180" w:type="dxa"/>
          </w:tcPr>
          <w:p w14:paraId="69B14C4A" w14:textId="77777777" w:rsidR="00391611" w:rsidRPr="006C52DB" w:rsidRDefault="00391611" w:rsidP="006E222F">
            <w:pPr>
              <w:jc w:val="center"/>
              <w:rPr>
                <w:rFonts w:ascii="Palatino Linotype" w:hAnsi="Palatino Linotype"/>
                <w:sz w:val="20"/>
                <w:szCs w:val="20"/>
              </w:rPr>
            </w:pPr>
            <w:r w:rsidRPr="00954797">
              <w:rPr>
                <w:rFonts w:ascii="Palatino Linotype" w:hAnsi="Palatino Linotype"/>
                <w:sz w:val="20"/>
                <w:szCs w:val="20"/>
              </w:rPr>
              <w:t>4</w:t>
            </w:r>
            <w:r>
              <w:rPr>
                <w:rFonts w:ascii="Palatino Linotype" w:hAnsi="Palatino Linotype"/>
                <w:sz w:val="20"/>
                <w:szCs w:val="20"/>
              </w:rPr>
              <w:t>5</w:t>
            </w:r>
            <w:r w:rsidRPr="00954797">
              <w:rPr>
                <w:rFonts w:ascii="Palatino Linotype" w:hAnsi="Palatino Linotype" w:cs="Arial"/>
                <w:sz w:val="20"/>
                <w:szCs w:val="20"/>
                <w:shd w:val="clear" w:color="auto" w:fill="FFFFFF"/>
              </w:rPr>
              <w:t xml:space="preserve">° </w:t>
            </w:r>
            <w:r>
              <w:rPr>
                <w:rFonts w:ascii="Palatino Linotype" w:hAnsi="Palatino Linotype" w:cs="Arial"/>
                <w:sz w:val="20"/>
                <w:szCs w:val="20"/>
                <w:shd w:val="clear" w:color="auto" w:fill="FFFFFF"/>
              </w:rPr>
              <w:t>12</w:t>
            </w:r>
            <w:r w:rsidRPr="00954797">
              <w:rPr>
                <w:rFonts w:ascii="Palatino Linotype" w:hAnsi="Palatino Linotype" w:cs="Arial"/>
                <w:sz w:val="20"/>
                <w:szCs w:val="20"/>
                <w:shd w:val="clear" w:color="auto" w:fill="FFFFFF"/>
              </w:rPr>
              <w:t>' N</w:t>
            </w:r>
            <w:r>
              <w:rPr>
                <w:rFonts w:ascii="Palatino Linotype" w:hAnsi="Palatino Linotype" w:cs="Arial"/>
                <w:sz w:val="20"/>
                <w:szCs w:val="20"/>
                <w:shd w:val="clear" w:color="auto" w:fill="FFFFFF"/>
              </w:rPr>
              <w:t xml:space="preserve"> 68</w:t>
            </w:r>
            <w:r w:rsidRPr="00954797">
              <w:rPr>
                <w:rFonts w:ascii="Palatino Linotype" w:hAnsi="Palatino Linotype" w:cs="Arial"/>
                <w:sz w:val="20"/>
                <w:szCs w:val="20"/>
                <w:shd w:val="clear" w:color="auto" w:fill="FFFFFF"/>
              </w:rPr>
              <w:t xml:space="preserve">° </w:t>
            </w:r>
            <w:r>
              <w:rPr>
                <w:rFonts w:ascii="Palatino Linotype" w:hAnsi="Palatino Linotype" w:cs="Arial"/>
                <w:sz w:val="20"/>
                <w:szCs w:val="20"/>
                <w:shd w:val="clear" w:color="auto" w:fill="FFFFFF"/>
              </w:rPr>
              <w:t>45</w:t>
            </w:r>
            <w:r w:rsidRPr="00954797">
              <w:rPr>
                <w:rFonts w:ascii="Palatino Linotype" w:hAnsi="Palatino Linotype" w:cs="Arial"/>
                <w:sz w:val="20"/>
                <w:szCs w:val="20"/>
                <w:shd w:val="clear" w:color="auto" w:fill="FFFFFF"/>
              </w:rPr>
              <w:t>'</w:t>
            </w:r>
            <w:r>
              <w:rPr>
                <w:rFonts w:ascii="Palatino Linotype" w:hAnsi="Palatino Linotype" w:cs="Arial"/>
                <w:sz w:val="20"/>
                <w:szCs w:val="20"/>
                <w:shd w:val="clear" w:color="auto" w:fill="FFFFFF"/>
              </w:rPr>
              <w:t xml:space="preserve"> W</w:t>
            </w:r>
          </w:p>
        </w:tc>
        <w:tc>
          <w:tcPr>
            <w:tcW w:w="1974" w:type="dxa"/>
          </w:tcPr>
          <w:p w14:paraId="51C894D0"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1,014</w:t>
            </w:r>
          </w:p>
        </w:tc>
        <w:tc>
          <w:tcPr>
            <w:tcW w:w="1627" w:type="dxa"/>
          </w:tcPr>
          <w:p w14:paraId="1701D8EA"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G-LIHT</w:t>
            </w:r>
          </w:p>
        </w:tc>
      </w:tr>
      <w:tr w:rsidR="00391611" w14:paraId="1AEDC348" w14:textId="77777777" w:rsidTr="006E222F">
        <w:trPr>
          <w:trHeight w:val="616"/>
        </w:trPr>
        <w:tc>
          <w:tcPr>
            <w:tcW w:w="3934" w:type="dxa"/>
          </w:tcPr>
          <w:p w14:paraId="29B5591D"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Penobscot Experimental Forest</w:t>
            </w:r>
          </w:p>
        </w:tc>
        <w:tc>
          <w:tcPr>
            <w:tcW w:w="2180" w:type="dxa"/>
          </w:tcPr>
          <w:p w14:paraId="2D287C96" w14:textId="77777777" w:rsidR="00391611" w:rsidRPr="006C52DB" w:rsidRDefault="00391611" w:rsidP="006E222F">
            <w:pPr>
              <w:jc w:val="center"/>
              <w:rPr>
                <w:rFonts w:ascii="Palatino Linotype" w:hAnsi="Palatino Linotype"/>
                <w:sz w:val="20"/>
                <w:szCs w:val="20"/>
              </w:rPr>
            </w:pPr>
            <w:r w:rsidRPr="00954797">
              <w:rPr>
                <w:rFonts w:ascii="Palatino Linotype" w:hAnsi="Palatino Linotype"/>
                <w:sz w:val="20"/>
                <w:szCs w:val="20"/>
              </w:rPr>
              <w:t>4</w:t>
            </w:r>
            <w:r>
              <w:rPr>
                <w:rFonts w:ascii="Palatino Linotype" w:hAnsi="Palatino Linotype"/>
                <w:sz w:val="20"/>
                <w:szCs w:val="20"/>
              </w:rPr>
              <w:t>4</w:t>
            </w:r>
            <w:r w:rsidRPr="00954797">
              <w:rPr>
                <w:rFonts w:ascii="Palatino Linotype" w:hAnsi="Palatino Linotype" w:cs="Arial"/>
                <w:sz w:val="20"/>
                <w:szCs w:val="20"/>
                <w:shd w:val="clear" w:color="auto" w:fill="FFFFFF"/>
              </w:rPr>
              <w:t xml:space="preserve">° </w:t>
            </w:r>
            <w:r>
              <w:rPr>
                <w:rFonts w:ascii="Palatino Linotype" w:hAnsi="Palatino Linotype" w:cs="Arial"/>
                <w:sz w:val="20"/>
                <w:szCs w:val="20"/>
                <w:shd w:val="clear" w:color="auto" w:fill="FFFFFF"/>
              </w:rPr>
              <w:t>52</w:t>
            </w:r>
            <w:r w:rsidRPr="00954797">
              <w:rPr>
                <w:rFonts w:ascii="Palatino Linotype" w:hAnsi="Palatino Linotype" w:cs="Arial"/>
                <w:sz w:val="20"/>
                <w:szCs w:val="20"/>
                <w:shd w:val="clear" w:color="auto" w:fill="FFFFFF"/>
              </w:rPr>
              <w:t>' N</w:t>
            </w:r>
            <w:r>
              <w:rPr>
                <w:rFonts w:ascii="Palatino Linotype" w:hAnsi="Palatino Linotype" w:cs="Arial"/>
                <w:sz w:val="20"/>
                <w:szCs w:val="20"/>
                <w:shd w:val="clear" w:color="auto" w:fill="FFFFFF"/>
              </w:rPr>
              <w:t xml:space="preserve"> 68</w:t>
            </w:r>
            <w:r w:rsidRPr="00954797">
              <w:rPr>
                <w:rFonts w:ascii="Palatino Linotype" w:hAnsi="Palatino Linotype" w:cs="Arial"/>
                <w:sz w:val="20"/>
                <w:szCs w:val="20"/>
                <w:shd w:val="clear" w:color="auto" w:fill="FFFFFF"/>
              </w:rPr>
              <w:t xml:space="preserve">° </w:t>
            </w:r>
            <w:r>
              <w:rPr>
                <w:rFonts w:ascii="Palatino Linotype" w:hAnsi="Palatino Linotype" w:cs="Arial"/>
                <w:sz w:val="20"/>
                <w:szCs w:val="20"/>
                <w:shd w:val="clear" w:color="auto" w:fill="FFFFFF"/>
              </w:rPr>
              <w:t>37</w:t>
            </w:r>
            <w:r w:rsidRPr="00954797">
              <w:rPr>
                <w:rFonts w:ascii="Palatino Linotype" w:hAnsi="Palatino Linotype" w:cs="Arial"/>
                <w:sz w:val="20"/>
                <w:szCs w:val="20"/>
                <w:shd w:val="clear" w:color="auto" w:fill="FFFFFF"/>
              </w:rPr>
              <w:t>'</w:t>
            </w:r>
            <w:r>
              <w:rPr>
                <w:rFonts w:ascii="Palatino Linotype" w:hAnsi="Palatino Linotype" w:cs="Arial"/>
                <w:sz w:val="20"/>
                <w:szCs w:val="20"/>
                <w:shd w:val="clear" w:color="auto" w:fill="FFFFFF"/>
              </w:rPr>
              <w:t xml:space="preserve"> W</w:t>
            </w:r>
          </w:p>
        </w:tc>
        <w:tc>
          <w:tcPr>
            <w:tcW w:w="1974" w:type="dxa"/>
          </w:tcPr>
          <w:p w14:paraId="0540522C"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301</w:t>
            </w:r>
          </w:p>
        </w:tc>
        <w:tc>
          <w:tcPr>
            <w:tcW w:w="1627" w:type="dxa"/>
          </w:tcPr>
          <w:p w14:paraId="0F9D26FF" w14:textId="77777777" w:rsidR="00391611" w:rsidRPr="006C52DB" w:rsidRDefault="00391611" w:rsidP="006E222F">
            <w:pPr>
              <w:jc w:val="center"/>
              <w:rPr>
                <w:rFonts w:ascii="Palatino Linotype" w:hAnsi="Palatino Linotype"/>
                <w:sz w:val="20"/>
                <w:szCs w:val="20"/>
              </w:rPr>
            </w:pPr>
            <w:r w:rsidRPr="006C52DB">
              <w:rPr>
                <w:rFonts w:ascii="Palatino Linotype" w:hAnsi="Palatino Linotype"/>
                <w:sz w:val="20"/>
                <w:szCs w:val="20"/>
              </w:rPr>
              <w:t>G-LIHT</w:t>
            </w:r>
          </w:p>
        </w:tc>
      </w:tr>
    </w:tbl>
    <w:p w14:paraId="2F0FA6C8" w14:textId="77777777" w:rsidR="00391611" w:rsidRDefault="00391611" w:rsidP="005955B9">
      <w:pPr>
        <w:spacing w:line="260" w:lineRule="atLeast"/>
        <w:ind w:firstLine="720"/>
        <w:contextualSpacing/>
        <w:jc w:val="both"/>
        <w:rPr>
          <w:rFonts w:ascii="Palatino Linotype" w:hAnsi="Palatino Linotype"/>
          <w:sz w:val="20"/>
          <w:szCs w:val="20"/>
        </w:rPr>
      </w:pPr>
    </w:p>
    <w:p w14:paraId="7A08E4C5" w14:textId="3BCD1114" w:rsidR="00C63380" w:rsidRDefault="005955B9" w:rsidP="00815925">
      <w:pPr>
        <w:spacing w:line="260" w:lineRule="atLeast"/>
        <w:ind w:firstLine="720"/>
        <w:contextualSpacing/>
        <w:jc w:val="both"/>
        <w:rPr>
          <w:ins w:id="31" w:author="Elias Ayrey" w:date="2018-03-06T15:03:00Z"/>
          <w:rFonts w:ascii="Palatino Linotype" w:hAnsi="Palatino Linotype"/>
          <w:sz w:val="20"/>
          <w:szCs w:val="20"/>
        </w:rPr>
      </w:pPr>
      <w:r w:rsidRPr="005612E2">
        <w:rPr>
          <w:rFonts w:ascii="Palatino Linotype" w:hAnsi="Palatino Linotype"/>
          <w:sz w:val="20"/>
          <w:szCs w:val="20"/>
        </w:rPr>
        <w:t>All inventories consisted of stem-maps of varying sizes, on which all trees with diameters greater than 11.4 cm were measured. In some inventories, heights were measured on only a subset of trees, and so localized non-linear height-diameter models were generated</w:t>
      </w:r>
      <w:ins w:id="32" w:author="Elias Ayrey" w:date="2018-03-07T11:55:00Z">
        <w:r w:rsidR="00B8164D">
          <w:rPr>
            <w:rFonts w:ascii="Palatino Linotype" w:hAnsi="Palatino Linotype"/>
            <w:sz w:val="20"/>
            <w:szCs w:val="20"/>
          </w:rPr>
          <w:t xml:space="preserve"> following a Chapman-Richards model form</w:t>
        </w:r>
      </w:ins>
      <w:r w:rsidRPr="005612E2">
        <w:rPr>
          <w:rFonts w:ascii="Palatino Linotype" w:hAnsi="Palatino Linotype"/>
          <w:sz w:val="20"/>
          <w:szCs w:val="20"/>
        </w:rPr>
        <w:t xml:space="preserve"> to </w:t>
      </w:r>
      <w:r w:rsidR="004F501E">
        <w:rPr>
          <w:rFonts w:ascii="Palatino Linotype" w:hAnsi="Palatino Linotype"/>
          <w:sz w:val="20"/>
          <w:szCs w:val="20"/>
        </w:rPr>
        <w:t>impute</w:t>
      </w:r>
      <w:r w:rsidRPr="005612E2">
        <w:rPr>
          <w:rFonts w:ascii="Palatino Linotype" w:hAnsi="Palatino Linotype"/>
          <w:sz w:val="20"/>
          <w:szCs w:val="20"/>
        </w:rPr>
        <w:t xml:space="preserve"> tree height. </w:t>
      </w:r>
      <w:ins w:id="33" w:author="Elias Ayrey" w:date="2018-03-07T11:56:00Z">
        <w:r w:rsidR="00B8164D">
          <w:rPr>
            <w:rFonts w:ascii="Palatino Linotype" w:hAnsi="Palatino Linotype"/>
            <w:sz w:val="20"/>
            <w:szCs w:val="20"/>
          </w:rPr>
          <w:t xml:space="preserve">Uncommon trees were grouped with similar species. </w:t>
        </w:r>
      </w:ins>
      <w:r w:rsidRPr="005612E2">
        <w:rPr>
          <w:rFonts w:ascii="Palatino Linotype" w:hAnsi="Palatino Linotype"/>
          <w:sz w:val="20"/>
          <w:szCs w:val="20"/>
        </w:rPr>
        <w:t xml:space="preserve">Some inventories were measured up to five years prior to the LiDAR being acquired over that site. In these cases, trees were projected forward in time using the Forest Vegetation Simulator’s Acadian Variant </w:t>
      </w:r>
      <w:r w:rsidR="00F56DF9">
        <w:rPr>
          <w:rFonts w:ascii="Palatino Linotype" w:hAnsi="Palatino Linotype"/>
          <w:sz w:val="20"/>
          <w:szCs w:val="20"/>
        </w:rPr>
        <w:t>[4</w:t>
      </w:r>
      <w:r w:rsidR="00CE5CA7">
        <w:rPr>
          <w:rFonts w:ascii="Palatino Linotype" w:hAnsi="Palatino Linotype"/>
          <w:sz w:val="20"/>
          <w:szCs w:val="20"/>
        </w:rPr>
        <w:t>7</w:t>
      </w:r>
      <w:r w:rsidR="00F56DF9">
        <w:rPr>
          <w:rFonts w:ascii="Palatino Linotype" w:hAnsi="Palatino Linotype"/>
          <w:sz w:val="20"/>
          <w:szCs w:val="20"/>
        </w:rPr>
        <w:t>]</w:t>
      </w:r>
      <w:r w:rsidRPr="005612E2">
        <w:rPr>
          <w:rFonts w:ascii="Palatino Linotype" w:hAnsi="Palatino Linotype" w:cs="Times New Roman"/>
          <w:sz w:val="20"/>
          <w:szCs w:val="20"/>
        </w:rPr>
        <w:t xml:space="preserve">. </w:t>
      </w:r>
      <w:ins w:id="34" w:author="Elias Ayrey" w:date="2018-03-07T15:01:00Z">
        <w:r w:rsidR="004F501E">
          <w:rPr>
            <w:rFonts w:ascii="Palatino Linotype" w:hAnsi="Palatino Linotype" w:cs="Times New Roman"/>
            <w:sz w:val="20"/>
            <w:szCs w:val="20"/>
          </w:rPr>
          <w:t xml:space="preserve">Table 2 </w:t>
        </w:r>
      </w:ins>
      <w:ins w:id="35" w:author="Elias Ayrey" w:date="2018-03-07T15:03:00Z">
        <w:r w:rsidR="00815925">
          <w:rPr>
            <w:rFonts w:ascii="Palatino Linotype" w:hAnsi="Palatino Linotype" w:cs="Times New Roman"/>
            <w:sz w:val="20"/>
            <w:szCs w:val="20"/>
          </w:rPr>
          <w:t>contains</w:t>
        </w:r>
      </w:ins>
      <w:ins w:id="36" w:author="Elias Ayrey" w:date="2018-03-07T15:01:00Z">
        <w:r w:rsidR="004F501E">
          <w:rPr>
            <w:rFonts w:ascii="Palatino Linotype" w:hAnsi="Palatino Linotype" w:cs="Times New Roman"/>
            <w:sz w:val="20"/>
            <w:szCs w:val="20"/>
          </w:rPr>
          <w:t xml:space="preserve"> summary statistics of field inventory data. </w:t>
        </w:r>
      </w:ins>
      <w:ins w:id="37" w:author="Elias Ayrey" w:date="2018-03-07T15:04:00Z">
        <w:r w:rsidR="00815925">
          <w:rPr>
            <w:rFonts w:ascii="Palatino Linotype" w:hAnsi="Palatino Linotype" w:cs="Times New Roman"/>
            <w:sz w:val="20"/>
            <w:szCs w:val="20"/>
          </w:rPr>
          <w:t>S</w:t>
        </w:r>
      </w:ins>
      <w:ins w:id="38" w:author="Elias Ayrey" w:date="2018-03-07T15:01:00Z">
        <w:r w:rsidR="004F501E">
          <w:rPr>
            <w:rFonts w:ascii="Palatino Linotype" w:hAnsi="Palatino Linotype" w:cs="Times New Roman"/>
            <w:sz w:val="20"/>
            <w:szCs w:val="20"/>
          </w:rPr>
          <w:t>everal plots lay entirely within canopy gaps or non-forested wetl</w:t>
        </w:r>
        <w:r w:rsidR="00815925">
          <w:rPr>
            <w:rFonts w:ascii="Palatino Linotype" w:hAnsi="Palatino Linotype" w:cs="Times New Roman"/>
            <w:sz w:val="20"/>
            <w:szCs w:val="20"/>
          </w:rPr>
          <w:t>ands</w:t>
        </w:r>
      </w:ins>
      <w:ins w:id="39" w:author="Elias Ayrey" w:date="2018-03-07T15:03:00Z">
        <w:r w:rsidR="00815925">
          <w:rPr>
            <w:rFonts w:ascii="Palatino Linotype" w:hAnsi="Palatino Linotype" w:cs="Times New Roman"/>
            <w:sz w:val="20"/>
            <w:szCs w:val="20"/>
          </w:rPr>
          <w:t>, and so had no trees</w:t>
        </w:r>
      </w:ins>
      <w:ins w:id="40" w:author="Elias Ayrey" w:date="2018-03-07T15:01:00Z">
        <w:r w:rsidR="00815925">
          <w:rPr>
            <w:rFonts w:ascii="Palatino Linotype" w:hAnsi="Palatino Linotype" w:cs="Times New Roman"/>
            <w:sz w:val="20"/>
            <w:szCs w:val="20"/>
          </w:rPr>
          <w:t>. These were retained to</w:t>
        </w:r>
      </w:ins>
      <w:ins w:id="41" w:author="Elias Ayrey" w:date="2018-03-07T15:04:00Z">
        <w:r w:rsidR="00815925">
          <w:rPr>
            <w:rFonts w:ascii="Palatino Linotype" w:hAnsi="Palatino Linotype" w:cs="Times New Roman"/>
            <w:sz w:val="20"/>
            <w:szCs w:val="20"/>
          </w:rPr>
          <w:t xml:space="preserve"> better</w:t>
        </w:r>
      </w:ins>
      <w:ins w:id="42" w:author="Elias Ayrey" w:date="2018-03-07T15:01:00Z">
        <w:r w:rsidR="00815925">
          <w:rPr>
            <w:rFonts w:ascii="Palatino Linotype" w:hAnsi="Palatino Linotype" w:cs="Times New Roman"/>
            <w:sz w:val="20"/>
            <w:szCs w:val="20"/>
          </w:rPr>
          <w:t xml:space="preserve"> constrain the models.</w:t>
        </w:r>
      </w:ins>
      <w:r w:rsidR="004F501E">
        <w:rPr>
          <w:rFonts w:ascii="Palatino Linotype" w:hAnsi="Palatino Linotype"/>
          <w:sz w:val="20"/>
          <w:szCs w:val="20"/>
        </w:rPr>
        <w:t xml:space="preserve"> </w:t>
      </w:r>
    </w:p>
    <w:p w14:paraId="36848BAE" w14:textId="77777777" w:rsidR="00920F9F" w:rsidRPr="00AF040F" w:rsidRDefault="00920F9F" w:rsidP="00920F9F">
      <w:pPr>
        <w:rPr>
          <w:ins w:id="43" w:author="Elias Ayrey" w:date="2018-03-07T12:09:00Z"/>
          <w:rFonts w:ascii="Palatino Linotype" w:hAnsi="Palatino Linotype"/>
          <w:sz w:val="18"/>
          <w:szCs w:val="18"/>
        </w:rPr>
      </w:pPr>
      <w:ins w:id="44" w:author="Elias Ayrey" w:date="2018-03-07T12:09:00Z">
        <w:r w:rsidRPr="00AF040F">
          <w:rPr>
            <w:rFonts w:ascii="Palatino Linotype" w:hAnsi="Palatino Linotype"/>
            <w:b/>
            <w:sz w:val="18"/>
            <w:szCs w:val="18"/>
          </w:rPr>
          <w:t>Table 2.</w:t>
        </w:r>
        <w:r>
          <w:rPr>
            <w:rFonts w:ascii="Palatino Linotype" w:hAnsi="Palatino Linotype"/>
            <w:sz w:val="18"/>
            <w:szCs w:val="18"/>
          </w:rPr>
          <w:t xml:space="preserve"> Summary statistics of the field inventory data used in this study.</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630"/>
        <w:gridCol w:w="735"/>
        <w:gridCol w:w="718"/>
        <w:gridCol w:w="617"/>
      </w:tblGrid>
      <w:tr w:rsidR="00920F9F" w:rsidRPr="00AF040F" w14:paraId="548F9B4B" w14:textId="77777777" w:rsidTr="0008070C">
        <w:trPr>
          <w:ins w:id="45" w:author="Elias Ayrey" w:date="2018-03-07T12:09:00Z"/>
        </w:trPr>
        <w:tc>
          <w:tcPr>
            <w:tcW w:w="2430" w:type="dxa"/>
            <w:tcBorders>
              <w:bottom w:val="single" w:sz="4" w:space="0" w:color="auto"/>
            </w:tcBorders>
          </w:tcPr>
          <w:p w14:paraId="15EF556D" w14:textId="77777777" w:rsidR="00920F9F" w:rsidRPr="00AF040F" w:rsidRDefault="00920F9F" w:rsidP="0008070C">
            <w:pPr>
              <w:rPr>
                <w:ins w:id="46" w:author="Elias Ayrey" w:date="2018-03-07T12:09:00Z"/>
                <w:rFonts w:ascii="Palatino Linotype" w:hAnsi="Palatino Linotype"/>
                <w:sz w:val="20"/>
                <w:szCs w:val="20"/>
              </w:rPr>
            </w:pPr>
          </w:p>
        </w:tc>
        <w:tc>
          <w:tcPr>
            <w:tcW w:w="630" w:type="dxa"/>
            <w:tcBorders>
              <w:bottom w:val="single" w:sz="4" w:space="0" w:color="auto"/>
            </w:tcBorders>
          </w:tcPr>
          <w:p w14:paraId="19ACE774" w14:textId="77777777" w:rsidR="00920F9F" w:rsidRPr="00AF040F" w:rsidRDefault="00920F9F" w:rsidP="0008070C">
            <w:pPr>
              <w:rPr>
                <w:ins w:id="47" w:author="Elias Ayrey" w:date="2018-03-07T12:09:00Z"/>
                <w:rFonts w:ascii="Palatino Linotype" w:hAnsi="Palatino Linotype"/>
                <w:sz w:val="20"/>
                <w:szCs w:val="20"/>
              </w:rPr>
            </w:pPr>
            <w:ins w:id="48" w:author="Elias Ayrey" w:date="2018-03-07T12:09:00Z">
              <w:r w:rsidRPr="00AF040F">
                <w:rPr>
                  <w:rFonts w:ascii="Palatino Linotype" w:hAnsi="Palatino Linotype"/>
                  <w:sz w:val="20"/>
                  <w:szCs w:val="20"/>
                </w:rPr>
                <w:t>Min</w:t>
              </w:r>
            </w:ins>
          </w:p>
        </w:tc>
        <w:tc>
          <w:tcPr>
            <w:tcW w:w="735" w:type="dxa"/>
            <w:tcBorders>
              <w:bottom w:val="single" w:sz="4" w:space="0" w:color="auto"/>
            </w:tcBorders>
          </w:tcPr>
          <w:p w14:paraId="1938111A" w14:textId="77777777" w:rsidR="00920F9F" w:rsidRPr="00AF040F" w:rsidRDefault="00920F9F" w:rsidP="0008070C">
            <w:pPr>
              <w:rPr>
                <w:ins w:id="49" w:author="Elias Ayrey" w:date="2018-03-07T12:09:00Z"/>
                <w:rFonts w:ascii="Palatino Linotype" w:hAnsi="Palatino Linotype"/>
                <w:sz w:val="20"/>
                <w:szCs w:val="20"/>
              </w:rPr>
            </w:pPr>
            <w:ins w:id="50" w:author="Elias Ayrey" w:date="2018-03-07T12:09:00Z">
              <w:r w:rsidRPr="00AF040F">
                <w:rPr>
                  <w:rFonts w:ascii="Palatino Linotype" w:hAnsi="Palatino Linotype"/>
                  <w:sz w:val="20"/>
                  <w:szCs w:val="20"/>
                </w:rPr>
                <w:t>Mean</w:t>
              </w:r>
            </w:ins>
          </w:p>
        </w:tc>
        <w:tc>
          <w:tcPr>
            <w:tcW w:w="718" w:type="dxa"/>
            <w:tcBorders>
              <w:bottom w:val="single" w:sz="4" w:space="0" w:color="auto"/>
            </w:tcBorders>
          </w:tcPr>
          <w:p w14:paraId="16F4E29F" w14:textId="77777777" w:rsidR="00920F9F" w:rsidRPr="00AF040F" w:rsidRDefault="00920F9F" w:rsidP="0008070C">
            <w:pPr>
              <w:rPr>
                <w:ins w:id="51" w:author="Elias Ayrey" w:date="2018-03-07T12:09:00Z"/>
                <w:rFonts w:ascii="Palatino Linotype" w:hAnsi="Palatino Linotype"/>
                <w:sz w:val="20"/>
                <w:szCs w:val="20"/>
              </w:rPr>
            </w:pPr>
            <w:ins w:id="52" w:author="Elias Ayrey" w:date="2018-03-07T12:09:00Z">
              <w:r w:rsidRPr="00AF040F">
                <w:rPr>
                  <w:rFonts w:ascii="Palatino Linotype" w:hAnsi="Palatino Linotype"/>
                  <w:sz w:val="20"/>
                  <w:szCs w:val="20"/>
                </w:rPr>
                <w:t>Max</w:t>
              </w:r>
            </w:ins>
          </w:p>
        </w:tc>
        <w:tc>
          <w:tcPr>
            <w:tcW w:w="617" w:type="dxa"/>
            <w:tcBorders>
              <w:bottom w:val="single" w:sz="4" w:space="0" w:color="auto"/>
            </w:tcBorders>
          </w:tcPr>
          <w:p w14:paraId="4BA6AEE0" w14:textId="77777777" w:rsidR="00920F9F" w:rsidRPr="00AF040F" w:rsidRDefault="00920F9F" w:rsidP="0008070C">
            <w:pPr>
              <w:rPr>
                <w:ins w:id="53" w:author="Elias Ayrey" w:date="2018-03-07T12:09:00Z"/>
                <w:rFonts w:ascii="Palatino Linotype" w:hAnsi="Palatino Linotype"/>
                <w:sz w:val="20"/>
                <w:szCs w:val="20"/>
              </w:rPr>
            </w:pPr>
            <w:ins w:id="54" w:author="Elias Ayrey" w:date="2018-03-07T12:09:00Z">
              <w:r w:rsidRPr="00AF040F">
                <w:rPr>
                  <w:rFonts w:ascii="Palatino Linotype" w:hAnsi="Palatino Linotype"/>
                  <w:sz w:val="20"/>
                  <w:szCs w:val="20"/>
                </w:rPr>
                <w:t>SD</w:t>
              </w:r>
            </w:ins>
          </w:p>
        </w:tc>
      </w:tr>
      <w:tr w:rsidR="00920F9F" w:rsidRPr="00AF040F" w14:paraId="3B022A6A" w14:textId="77777777" w:rsidTr="0008070C">
        <w:trPr>
          <w:ins w:id="55" w:author="Elias Ayrey" w:date="2018-03-07T12:09:00Z"/>
        </w:trPr>
        <w:tc>
          <w:tcPr>
            <w:tcW w:w="2430" w:type="dxa"/>
            <w:tcBorders>
              <w:top w:val="single" w:sz="4" w:space="0" w:color="auto"/>
            </w:tcBorders>
          </w:tcPr>
          <w:p w14:paraId="244576DF" w14:textId="77777777" w:rsidR="00920F9F" w:rsidRPr="00AF040F" w:rsidRDefault="00920F9F" w:rsidP="0008070C">
            <w:pPr>
              <w:rPr>
                <w:ins w:id="56" w:author="Elias Ayrey" w:date="2018-03-07T12:09:00Z"/>
                <w:rFonts w:ascii="Palatino Linotype" w:hAnsi="Palatino Linotype"/>
                <w:sz w:val="20"/>
                <w:szCs w:val="20"/>
              </w:rPr>
            </w:pPr>
            <w:ins w:id="57" w:author="Elias Ayrey" w:date="2018-03-07T12:09:00Z">
              <w:r w:rsidRPr="00AF040F">
                <w:rPr>
                  <w:rFonts w:ascii="Palatino Linotype" w:hAnsi="Palatino Linotype"/>
                  <w:sz w:val="20"/>
                  <w:szCs w:val="20"/>
                </w:rPr>
                <w:t>Aboveground Biomass (Mg/ha)</w:t>
              </w:r>
            </w:ins>
          </w:p>
        </w:tc>
        <w:tc>
          <w:tcPr>
            <w:tcW w:w="630" w:type="dxa"/>
            <w:tcBorders>
              <w:top w:val="single" w:sz="4" w:space="0" w:color="auto"/>
            </w:tcBorders>
          </w:tcPr>
          <w:p w14:paraId="17EE0EB3" w14:textId="77777777" w:rsidR="00920F9F" w:rsidRPr="00AF040F" w:rsidRDefault="00920F9F" w:rsidP="0008070C">
            <w:pPr>
              <w:rPr>
                <w:ins w:id="58" w:author="Elias Ayrey" w:date="2018-03-07T12:09:00Z"/>
                <w:rFonts w:ascii="Palatino Linotype" w:hAnsi="Palatino Linotype"/>
                <w:sz w:val="20"/>
                <w:szCs w:val="20"/>
              </w:rPr>
            </w:pPr>
            <w:ins w:id="59" w:author="Elias Ayrey" w:date="2018-03-07T12:09:00Z">
              <w:r w:rsidRPr="00AF040F">
                <w:rPr>
                  <w:rFonts w:ascii="Palatino Linotype" w:hAnsi="Palatino Linotype"/>
                  <w:sz w:val="20"/>
                  <w:szCs w:val="20"/>
                </w:rPr>
                <w:t>0</w:t>
              </w:r>
            </w:ins>
          </w:p>
        </w:tc>
        <w:tc>
          <w:tcPr>
            <w:tcW w:w="735" w:type="dxa"/>
            <w:tcBorders>
              <w:top w:val="single" w:sz="4" w:space="0" w:color="auto"/>
            </w:tcBorders>
          </w:tcPr>
          <w:p w14:paraId="22B699A8" w14:textId="77777777" w:rsidR="00920F9F" w:rsidRPr="00AF040F" w:rsidRDefault="00920F9F" w:rsidP="0008070C">
            <w:pPr>
              <w:rPr>
                <w:ins w:id="60" w:author="Elias Ayrey" w:date="2018-03-07T12:09:00Z"/>
                <w:rFonts w:ascii="Palatino Linotype" w:hAnsi="Palatino Linotype"/>
                <w:sz w:val="20"/>
                <w:szCs w:val="20"/>
              </w:rPr>
            </w:pPr>
            <w:ins w:id="61" w:author="Elias Ayrey" w:date="2018-03-07T12:09:00Z">
              <w:r w:rsidRPr="00AF040F">
                <w:rPr>
                  <w:rFonts w:ascii="Palatino Linotype" w:hAnsi="Palatino Linotype"/>
                  <w:sz w:val="20"/>
                  <w:szCs w:val="20"/>
                </w:rPr>
                <w:t>185.7</w:t>
              </w:r>
            </w:ins>
          </w:p>
        </w:tc>
        <w:tc>
          <w:tcPr>
            <w:tcW w:w="718" w:type="dxa"/>
            <w:tcBorders>
              <w:top w:val="single" w:sz="4" w:space="0" w:color="auto"/>
            </w:tcBorders>
          </w:tcPr>
          <w:p w14:paraId="52319773" w14:textId="77777777" w:rsidR="00920F9F" w:rsidRPr="00AF040F" w:rsidRDefault="00920F9F" w:rsidP="0008070C">
            <w:pPr>
              <w:rPr>
                <w:ins w:id="62" w:author="Elias Ayrey" w:date="2018-03-07T12:09:00Z"/>
                <w:rFonts w:ascii="Palatino Linotype" w:hAnsi="Palatino Linotype"/>
                <w:sz w:val="20"/>
                <w:szCs w:val="20"/>
              </w:rPr>
            </w:pPr>
            <w:ins w:id="63" w:author="Elias Ayrey" w:date="2018-03-07T12:09:00Z">
              <w:r w:rsidRPr="00AF040F">
                <w:rPr>
                  <w:rFonts w:ascii="Palatino Linotype" w:hAnsi="Palatino Linotype"/>
                  <w:sz w:val="20"/>
                  <w:szCs w:val="20"/>
                </w:rPr>
                <w:t>715.7</w:t>
              </w:r>
            </w:ins>
          </w:p>
        </w:tc>
        <w:tc>
          <w:tcPr>
            <w:tcW w:w="617" w:type="dxa"/>
            <w:tcBorders>
              <w:top w:val="single" w:sz="4" w:space="0" w:color="auto"/>
            </w:tcBorders>
          </w:tcPr>
          <w:p w14:paraId="538BF350" w14:textId="77777777" w:rsidR="00920F9F" w:rsidRPr="00AF040F" w:rsidRDefault="00920F9F" w:rsidP="0008070C">
            <w:pPr>
              <w:rPr>
                <w:ins w:id="64" w:author="Elias Ayrey" w:date="2018-03-07T12:09:00Z"/>
                <w:rFonts w:ascii="Palatino Linotype" w:hAnsi="Palatino Linotype"/>
                <w:sz w:val="20"/>
                <w:szCs w:val="20"/>
              </w:rPr>
            </w:pPr>
            <w:ins w:id="65" w:author="Elias Ayrey" w:date="2018-03-07T12:09:00Z">
              <w:r w:rsidRPr="00AF040F">
                <w:rPr>
                  <w:rFonts w:ascii="Palatino Linotype" w:hAnsi="Palatino Linotype"/>
                  <w:sz w:val="20"/>
                  <w:szCs w:val="20"/>
                </w:rPr>
                <w:t>88.5</w:t>
              </w:r>
            </w:ins>
          </w:p>
        </w:tc>
      </w:tr>
      <w:tr w:rsidR="00920F9F" w:rsidRPr="00AF040F" w14:paraId="7D26677C" w14:textId="77777777" w:rsidTr="0008070C">
        <w:trPr>
          <w:ins w:id="66" w:author="Elias Ayrey" w:date="2018-03-07T12:09:00Z"/>
        </w:trPr>
        <w:tc>
          <w:tcPr>
            <w:tcW w:w="2430" w:type="dxa"/>
          </w:tcPr>
          <w:p w14:paraId="5D2202FE" w14:textId="77777777" w:rsidR="00920F9F" w:rsidRPr="00AF040F" w:rsidRDefault="00920F9F" w:rsidP="0008070C">
            <w:pPr>
              <w:rPr>
                <w:ins w:id="67" w:author="Elias Ayrey" w:date="2018-03-07T12:09:00Z"/>
                <w:rFonts w:ascii="Palatino Linotype" w:hAnsi="Palatino Linotype"/>
                <w:sz w:val="20"/>
                <w:szCs w:val="20"/>
              </w:rPr>
            </w:pPr>
            <w:ins w:id="68" w:author="Elias Ayrey" w:date="2018-03-07T12:09:00Z">
              <w:r w:rsidRPr="00AF040F">
                <w:rPr>
                  <w:rFonts w:ascii="Palatino Linotype" w:hAnsi="Palatino Linotype"/>
                  <w:sz w:val="20"/>
                  <w:szCs w:val="20"/>
                </w:rPr>
                <w:t>Tree Count (#)</w:t>
              </w:r>
            </w:ins>
          </w:p>
        </w:tc>
        <w:tc>
          <w:tcPr>
            <w:tcW w:w="630" w:type="dxa"/>
          </w:tcPr>
          <w:p w14:paraId="7CD9A5FB" w14:textId="77777777" w:rsidR="00920F9F" w:rsidRPr="00AF040F" w:rsidRDefault="00920F9F" w:rsidP="0008070C">
            <w:pPr>
              <w:rPr>
                <w:ins w:id="69" w:author="Elias Ayrey" w:date="2018-03-07T12:09:00Z"/>
                <w:rFonts w:ascii="Palatino Linotype" w:hAnsi="Palatino Linotype"/>
                <w:sz w:val="20"/>
                <w:szCs w:val="20"/>
              </w:rPr>
            </w:pPr>
            <w:ins w:id="70" w:author="Elias Ayrey" w:date="2018-03-07T12:09:00Z">
              <w:r w:rsidRPr="00AF040F">
                <w:rPr>
                  <w:rFonts w:ascii="Palatino Linotype" w:hAnsi="Palatino Linotype"/>
                  <w:sz w:val="20"/>
                  <w:szCs w:val="20"/>
                </w:rPr>
                <w:t>0</w:t>
              </w:r>
            </w:ins>
          </w:p>
        </w:tc>
        <w:tc>
          <w:tcPr>
            <w:tcW w:w="735" w:type="dxa"/>
          </w:tcPr>
          <w:p w14:paraId="44C19AF9" w14:textId="77777777" w:rsidR="00920F9F" w:rsidRPr="00AF040F" w:rsidRDefault="00920F9F" w:rsidP="0008070C">
            <w:pPr>
              <w:rPr>
                <w:ins w:id="71" w:author="Elias Ayrey" w:date="2018-03-07T12:09:00Z"/>
                <w:rFonts w:ascii="Palatino Linotype" w:hAnsi="Palatino Linotype"/>
                <w:sz w:val="20"/>
                <w:szCs w:val="20"/>
              </w:rPr>
            </w:pPr>
            <w:ins w:id="72" w:author="Elias Ayrey" w:date="2018-03-07T12:09:00Z">
              <w:r w:rsidRPr="00AF040F">
                <w:rPr>
                  <w:rFonts w:ascii="Palatino Linotype" w:hAnsi="Palatino Linotype"/>
                  <w:sz w:val="20"/>
                  <w:szCs w:val="20"/>
                </w:rPr>
                <w:t>6.93</w:t>
              </w:r>
            </w:ins>
          </w:p>
        </w:tc>
        <w:tc>
          <w:tcPr>
            <w:tcW w:w="718" w:type="dxa"/>
          </w:tcPr>
          <w:p w14:paraId="526327FC" w14:textId="77777777" w:rsidR="00920F9F" w:rsidRPr="00AF040F" w:rsidRDefault="00920F9F" w:rsidP="0008070C">
            <w:pPr>
              <w:rPr>
                <w:ins w:id="73" w:author="Elias Ayrey" w:date="2018-03-07T12:09:00Z"/>
                <w:rFonts w:ascii="Palatino Linotype" w:hAnsi="Palatino Linotype"/>
                <w:sz w:val="20"/>
                <w:szCs w:val="20"/>
              </w:rPr>
            </w:pPr>
            <w:ins w:id="74" w:author="Elias Ayrey" w:date="2018-03-07T12:09:00Z">
              <w:r w:rsidRPr="00AF040F">
                <w:rPr>
                  <w:rFonts w:ascii="Palatino Linotype" w:hAnsi="Palatino Linotype"/>
                  <w:sz w:val="20"/>
                  <w:szCs w:val="20"/>
                </w:rPr>
                <w:t>25</w:t>
              </w:r>
            </w:ins>
          </w:p>
        </w:tc>
        <w:tc>
          <w:tcPr>
            <w:tcW w:w="617" w:type="dxa"/>
          </w:tcPr>
          <w:p w14:paraId="4101CD1B" w14:textId="77777777" w:rsidR="00920F9F" w:rsidRPr="00AF040F" w:rsidRDefault="00920F9F" w:rsidP="0008070C">
            <w:pPr>
              <w:rPr>
                <w:ins w:id="75" w:author="Elias Ayrey" w:date="2018-03-07T12:09:00Z"/>
                <w:rFonts w:ascii="Palatino Linotype" w:hAnsi="Palatino Linotype"/>
                <w:sz w:val="20"/>
                <w:szCs w:val="20"/>
              </w:rPr>
            </w:pPr>
            <w:ins w:id="76" w:author="Elias Ayrey" w:date="2018-03-07T12:09:00Z">
              <w:r w:rsidRPr="00AF040F">
                <w:rPr>
                  <w:rFonts w:ascii="Palatino Linotype" w:hAnsi="Palatino Linotype"/>
                  <w:sz w:val="20"/>
                  <w:szCs w:val="20"/>
                </w:rPr>
                <w:t>3.65</w:t>
              </w:r>
            </w:ins>
          </w:p>
        </w:tc>
      </w:tr>
      <w:tr w:rsidR="00920F9F" w:rsidRPr="00AF040F" w14:paraId="4147B8AF" w14:textId="77777777" w:rsidTr="0008070C">
        <w:trPr>
          <w:ins w:id="77" w:author="Elias Ayrey" w:date="2018-03-07T12:09:00Z"/>
        </w:trPr>
        <w:tc>
          <w:tcPr>
            <w:tcW w:w="2430" w:type="dxa"/>
          </w:tcPr>
          <w:p w14:paraId="455D08B7" w14:textId="77777777" w:rsidR="00920F9F" w:rsidRPr="00AF040F" w:rsidRDefault="00920F9F" w:rsidP="0008070C">
            <w:pPr>
              <w:pBdr>
                <w:right w:val="single" w:sz="12" w:space="4" w:color="auto"/>
              </w:pBdr>
              <w:rPr>
                <w:ins w:id="78" w:author="Elias Ayrey" w:date="2018-03-07T12:09:00Z"/>
                <w:rFonts w:ascii="Palatino Linotype" w:hAnsi="Palatino Linotype"/>
                <w:sz w:val="20"/>
                <w:szCs w:val="20"/>
              </w:rPr>
            </w:pPr>
            <w:ins w:id="79" w:author="Elias Ayrey" w:date="2018-03-07T12:09:00Z">
              <w:r w:rsidRPr="00AF040F">
                <w:rPr>
                  <w:rFonts w:ascii="Palatino Linotype" w:hAnsi="Palatino Linotype"/>
                  <w:sz w:val="20"/>
                  <w:szCs w:val="20"/>
                </w:rPr>
                <w:t xml:space="preserve">Percent </w:t>
              </w:r>
              <w:proofErr w:type="spellStart"/>
              <w:r w:rsidRPr="00AF040F">
                <w:rPr>
                  <w:rFonts w:ascii="Palatino Linotype" w:hAnsi="Palatino Linotype"/>
                  <w:sz w:val="20"/>
                  <w:szCs w:val="20"/>
                </w:rPr>
                <w:t>Needleleaf</w:t>
              </w:r>
              <w:proofErr w:type="spellEnd"/>
              <w:r w:rsidRPr="00AF040F">
                <w:rPr>
                  <w:rFonts w:ascii="Palatino Linotype" w:hAnsi="Palatino Linotype"/>
                  <w:sz w:val="20"/>
                  <w:szCs w:val="20"/>
                </w:rPr>
                <w:t xml:space="preserve"> (%)</w:t>
              </w:r>
            </w:ins>
          </w:p>
        </w:tc>
        <w:tc>
          <w:tcPr>
            <w:tcW w:w="630" w:type="dxa"/>
          </w:tcPr>
          <w:p w14:paraId="1D243A4F" w14:textId="77777777" w:rsidR="00920F9F" w:rsidRPr="00AF040F" w:rsidRDefault="00920F9F" w:rsidP="0008070C">
            <w:pPr>
              <w:rPr>
                <w:ins w:id="80" w:author="Elias Ayrey" w:date="2018-03-07T12:09:00Z"/>
                <w:rFonts w:ascii="Palatino Linotype" w:hAnsi="Palatino Linotype"/>
                <w:sz w:val="20"/>
                <w:szCs w:val="20"/>
              </w:rPr>
            </w:pPr>
            <w:ins w:id="81" w:author="Elias Ayrey" w:date="2018-03-07T12:09:00Z">
              <w:r w:rsidRPr="00AF040F">
                <w:rPr>
                  <w:rFonts w:ascii="Palatino Linotype" w:hAnsi="Palatino Linotype"/>
                  <w:sz w:val="20"/>
                  <w:szCs w:val="20"/>
                </w:rPr>
                <w:t>0</w:t>
              </w:r>
            </w:ins>
          </w:p>
        </w:tc>
        <w:tc>
          <w:tcPr>
            <w:tcW w:w="735" w:type="dxa"/>
          </w:tcPr>
          <w:p w14:paraId="11DDBCC6" w14:textId="77777777" w:rsidR="00920F9F" w:rsidRPr="00AF040F" w:rsidRDefault="00920F9F" w:rsidP="0008070C">
            <w:pPr>
              <w:rPr>
                <w:ins w:id="82" w:author="Elias Ayrey" w:date="2018-03-07T12:09:00Z"/>
                <w:rFonts w:ascii="Palatino Linotype" w:hAnsi="Palatino Linotype"/>
                <w:sz w:val="20"/>
                <w:szCs w:val="20"/>
              </w:rPr>
            </w:pPr>
            <w:ins w:id="83" w:author="Elias Ayrey" w:date="2018-03-07T12:09:00Z">
              <w:r w:rsidRPr="00AF040F">
                <w:rPr>
                  <w:rFonts w:ascii="Palatino Linotype" w:hAnsi="Palatino Linotype"/>
                  <w:sz w:val="20"/>
                  <w:szCs w:val="20"/>
                </w:rPr>
                <w:t>42.9</w:t>
              </w:r>
            </w:ins>
          </w:p>
        </w:tc>
        <w:tc>
          <w:tcPr>
            <w:tcW w:w="718" w:type="dxa"/>
          </w:tcPr>
          <w:p w14:paraId="029FA3C4" w14:textId="77777777" w:rsidR="00920F9F" w:rsidRPr="00AF040F" w:rsidRDefault="00920F9F" w:rsidP="0008070C">
            <w:pPr>
              <w:rPr>
                <w:ins w:id="84" w:author="Elias Ayrey" w:date="2018-03-07T12:09:00Z"/>
                <w:rFonts w:ascii="Palatino Linotype" w:hAnsi="Palatino Linotype"/>
                <w:sz w:val="20"/>
                <w:szCs w:val="20"/>
              </w:rPr>
            </w:pPr>
            <w:ins w:id="85" w:author="Elias Ayrey" w:date="2018-03-07T12:09:00Z">
              <w:r w:rsidRPr="00AF040F">
                <w:rPr>
                  <w:rFonts w:ascii="Palatino Linotype" w:hAnsi="Palatino Linotype"/>
                  <w:sz w:val="20"/>
                  <w:szCs w:val="20"/>
                </w:rPr>
                <w:t>100</w:t>
              </w:r>
            </w:ins>
          </w:p>
        </w:tc>
        <w:tc>
          <w:tcPr>
            <w:tcW w:w="617" w:type="dxa"/>
          </w:tcPr>
          <w:p w14:paraId="415A53A5" w14:textId="77777777" w:rsidR="00920F9F" w:rsidRPr="00AF040F" w:rsidRDefault="00920F9F" w:rsidP="0008070C">
            <w:pPr>
              <w:rPr>
                <w:ins w:id="86" w:author="Elias Ayrey" w:date="2018-03-07T12:09:00Z"/>
                <w:rFonts w:ascii="Palatino Linotype" w:hAnsi="Palatino Linotype"/>
                <w:sz w:val="20"/>
                <w:szCs w:val="20"/>
              </w:rPr>
            </w:pPr>
            <w:ins w:id="87" w:author="Elias Ayrey" w:date="2018-03-07T12:09:00Z">
              <w:r w:rsidRPr="00AF040F">
                <w:rPr>
                  <w:rFonts w:ascii="Palatino Linotype" w:hAnsi="Palatino Linotype"/>
                  <w:sz w:val="20"/>
                  <w:szCs w:val="20"/>
                </w:rPr>
                <w:t>28.9</w:t>
              </w:r>
            </w:ins>
          </w:p>
        </w:tc>
      </w:tr>
    </w:tbl>
    <w:p w14:paraId="2CC325AC" w14:textId="77777777" w:rsidR="00C63380" w:rsidRPr="005612E2" w:rsidRDefault="00C63380" w:rsidP="00C63380">
      <w:pPr>
        <w:spacing w:line="260" w:lineRule="atLeast"/>
        <w:contextualSpacing/>
        <w:jc w:val="both"/>
        <w:rPr>
          <w:rFonts w:ascii="Palatino Linotype" w:hAnsi="Palatino Linotype"/>
          <w:sz w:val="20"/>
          <w:szCs w:val="20"/>
        </w:rPr>
      </w:pPr>
    </w:p>
    <w:p w14:paraId="1A39489B" w14:textId="0DEED319" w:rsidR="00815925" w:rsidRDefault="005955B9" w:rsidP="005955B9">
      <w:pPr>
        <w:spacing w:line="260" w:lineRule="atLeast"/>
        <w:ind w:firstLine="720"/>
        <w:contextualSpacing/>
        <w:jc w:val="both"/>
        <w:rPr>
          <w:ins w:id="88" w:author="Elias Ayrey" w:date="2018-03-07T15:07:00Z"/>
          <w:rFonts w:ascii="Palatino Linotype" w:hAnsi="Palatino Linotype"/>
          <w:sz w:val="20"/>
          <w:szCs w:val="20"/>
        </w:rPr>
      </w:pPr>
      <w:r w:rsidRPr="005612E2">
        <w:rPr>
          <w:rFonts w:ascii="Palatino Linotype" w:hAnsi="Palatino Linotype"/>
          <w:sz w:val="20"/>
          <w:szCs w:val="20"/>
        </w:rPr>
        <w:t>The stem maps were segmented into 10 x 10 m grid cells</w:t>
      </w:r>
      <w:ins w:id="89" w:author="Elias Ayrey" w:date="2018-03-07T12:03:00Z">
        <w:r w:rsidR="00B8164D">
          <w:rPr>
            <w:rFonts w:ascii="Palatino Linotype" w:hAnsi="Palatino Linotype"/>
            <w:sz w:val="20"/>
            <w:szCs w:val="20"/>
          </w:rPr>
          <w:t xml:space="preserve">, a size small enough to amplify the </w:t>
        </w:r>
      </w:ins>
      <w:ins w:id="90" w:author="Elias Ayrey" w:date="2018-03-07T15:05:00Z">
        <w:r w:rsidR="00815925">
          <w:rPr>
            <w:rFonts w:ascii="Palatino Linotype" w:hAnsi="Palatino Linotype"/>
            <w:sz w:val="20"/>
            <w:szCs w:val="20"/>
          </w:rPr>
          <w:t>amount</w:t>
        </w:r>
      </w:ins>
      <w:ins w:id="91" w:author="Elias Ayrey" w:date="2018-03-07T12:03:00Z">
        <w:r w:rsidR="00B8164D">
          <w:rPr>
            <w:rFonts w:ascii="Palatino Linotype" w:hAnsi="Palatino Linotype"/>
            <w:sz w:val="20"/>
            <w:szCs w:val="20"/>
          </w:rPr>
          <w:t xml:space="preserve"> of training data, and large enough to include</w:t>
        </w:r>
      </w:ins>
      <w:ins w:id="92" w:author="Elias Ayrey" w:date="2018-03-07T15:05:00Z">
        <w:r w:rsidR="00815925">
          <w:rPr>
            <w:rFonts w:ascii="Palatino Linotype" w:hAnsi="Palatino Linotype"/>
            <w:sz w:val="20"/>
            <w:szCs w:val="20"/>
          </w:rPr>
          <w:t xml:space="preserve"> several</w:t>
        </w:r>
      </w:ins>
      <w:ins w:id="93" w:author="Elias Ayrey" w:date="2018-03-07T12:03:00Z">
        <w:r w:rsidR="00B8164D">
          <w:rPr>
            <w:rFonts w:ascii="Palatino Linotype" w:hAnsi="Palatino Linotype"/>
            <w:sz w:val="20"/>
            <w:szCs w:val="20"/>
          </w:rPr>
          <w:t xml:space="preserve"> whole tree crowns.</w:t>
        </w:r>
      </w:ins>
      <w:r w:rsidRPr="005612E2">
        <w:rPr>
          <w:rFonts w:ascii="Palatino Linotype" w:hAnsi="Palatino Linotype"/>
          <w:sz w:val="20"/>
          <w:szCs w:val="20"/>
        </w:rPr>
        <w:t xml:space="preserve"> We chose to model aboveground b</w:t>
      </w:r>
      <w:r w:rsidR="00AA605F">
        <w:rPr>
          <w:rFonts w:ascii="Palatino Linotype" w:hAnsi="Palatino Linotype"/>
          <w:sz w:val="20"/>
          <w:szCs w:val="20"/>
        </w:rPr>
        <w:t xml:space="preserve">iomass, tree count, and the percent of </w:t>
      </w:r>
      <w:proofErr w:type="spellStart"/>
      <w:r w:rsidR="00AA605F">
        <w:rPr>
          <w:rFonts w:ascii="Palatino Linotype" w:hAnsi="Palatino Linotype"/>
          <w:sz w:val="20"/>
          <w:szCs w:val="20"/>
        </w:rPr>
        <w:t>needleleaf</w:t>
      </w:r>
      <w:proofErr w:type="spellEnd"/>
      <w:r w:rsidR="00AA605F">
        <w:rPr>
          <w:rFonts w:ascii="Palatino Linotype" w:hAnsi="Palatino Linotype"/>
          <w:sz w:val="20"/>
          <w:szCs w:val="20"/>
        </w:rPr>
        <w:t xml:space="preserve"> </w:t>
      </w:r>
      <w:ins w:id="94" w:author="Elias Ayrey" w:date="2018-03-06T12:16:00Z">
        <w:r w:rsidR="009F451C">
          <w:rPr>
            <w:rFonts w:ascii="Palatino Linotype" w:hAnsi="Palatino Linotype"/>
            <w:sz w:val="20"/>
            <w:szCs w:val="20"/>
          </w:rPr>
          <w:t xml:space="preserve">stems (including cedars) </w:t>
        </w:r>
      </w:ins>
      <w:r w:rsidRPr="005612E2">
        <w:rPr>
          <w:rFonts w:ascii="Palatino Linotype" w:hAnsi="Palatino Linotype"/>
          <w:sz w:val="20"/>
          <w:szCs w:val="20"/>
        </w:rPr>
        <w:t xml:space="preserve">as the performance of these models may be indicative of other attributes </w:t>
      </w:r>
      <w:r>
        <w:rPr>
          <w:rFonts w:ascii="Palatino Linotype" w:hAnsi="Palatino Linotype"/>
          <w:sz w:val="20"/>
          <w:szCs w:val="20"/>
        </w:rPr>
        <w:t>which measure</w:t>
      </w:r>
      <w:r w:rsidRPr="005612E2">
        <w:rPr>
          <w:rFonts w:ascii="Palatino Linotype" w:hAnsi="Palatino Linotype"/>
          <w:sz w:val="20"/>
          <w:szCs w:val="20"/>
        </w:rPr>
        <w:t xml:space="preserve"> size, number, and types of trees. Biomass was estimated for each tree using the component ratio method </w:t>
      </w:r>
      <w:r w:rsidR="00125D25">
        <w:rPr>
          <w:rFonts w:ascii="Palatino Linotype" w:hAnsi="Palatino Linotype"/>
          <w:sz w:val="20"/>
          <w:szCs w:val="20"/>
        </w:rPr>
        <w:t xml:space="preserve">developed for the US Forest Inventory and Analysis program </w:t>
      </w:r>
      <w:r w:rsidR="00F56DF9">
        <w:rPr>
          <w:rFonts w:ascii="Palatino Linotype" w:hAnsi="Palatino Linotype"/>
          <w:sz w:val="20"/>
          <w:szCs w:val="20"/>
        </w:rPr>
        <w:t>[4</w:t>
      </w:r>
      <w:r w:rsidR="00CE5CA7">
        <w:rPr>
          <w:rFonts w:ascii="Palatino Linotype" w:hAnsi="Palatino Linotype"/>
          <w:sz w:val="20"/>
          <w:szCs w:val="20"/>
        </w:rPr>
        <w:t>8</w:t>
      </w:r>
      <w:r w:rsidR="00F56DF9">
        <w:rPr>
          <w:rFonts w:ascii="Palatino Linotype" w:hAnsi="Palatino Linotype"/>
          <w:sz w:val="20"/>
          <w:szCs w:val="20"/>
        </w:rPr>
        <w:t>]</w:t>
      </w:r>
      <w:r w:rsidRPr="005612E2">
        <w:rPr>
          <w:rFonts w:ascii="Palatino Linotype" w:hAnsi="Palatino Linotype"/>
          <w:sz w:val="20"/>
          <w:szCs w:val="20"/>
        </w:rPr>
        <w:t>.</w:t>
      </w:r>
      <w:ins w:id="95" w:author="Elias Ayrey" w:date="2018-03-06T12:17:00Z">
        <w:r w:rsidR="009F451C">
          <w:rPr>
            <w:rFonts w:ascii="Palatino Linotype" w:hAnsi="Palatino Linotype"/>
            <w:sz w:val="20"/>
            <w:szCs w:val="20"/>
          </w:rPr>
          <w:t xml:space="preserve"> This </w:t>
        </w:r>
      </w:ins>
      <w:ins w:id="96" w:author="Elias Ayrey" w:date="2018-03-07T15:05:00Z">
        <w:r w:rsidR="00815925">
          <w:rPr>
            <w:rFonts w:ascii="Palatino Linotype" w:hAnsi="Palatino Linotype"/>
            <w:sz w:val="20"/>
            <w:szCs w:val="20"/>
          </w:rPr>
          <w:t xml:space="preserve">method </w:t>
        </w:r>
      </w:ins>
      <w:ins w:id="97" w:author="Elias Ayrey" w:date="2018-03-06T12:17:00Z">
        <w:r w:rsidR="009F451C">
          <w:rPr>
            <w:rFonts w:ascii="Palatino Linotype" w:hAnsi="Palatino Linotype"/>
            <w:sz w:val="20"/>
            <w:szCs w:val="20"/>
          </w:rPr>
          <w:t>makes use of</w:t>
        </w:r>
      </w:ins>
      <w:ins w:id="98" w:author="Elias Ayrey" w:date="2018-03-06T12:18:00Z">
        <w:r w:rsidR="009F451C">
          <w:rPr>
            <w:rFonts w:ascii="Palatino Linotype" w:hAnsi="Palatino Linotype"/>
            <w:sz w:val="20"/>
            <w:szCs w:val="20"/>
          </w:rPr>
          <w:t xml:space="preserve"> species-</w:t>
        </w:r>
      </w:ins>
      <w:ins w:id="99" w:author="Elias Ayrey" w:date="2018-03-06T12:19:00Z">
        <w:r w:rsidR="009F451C">
          <w:rPr>
            <w:rFonts w:ascii="Palatino Linotype" w:hAnsi="Palatino Linotype"/>
            <w:sz w:val="20"/>
            <w:szCs w:val="20"/>
          </w:rPr>
          <w:t>specific</w:t>
        </w:r>
      </w:ins>
      <w:ins w:id="100" w:author="Elias Ayrey" w:date="2018-03-06T12:17:00Z">
        <w:r w:rsidR="009F451C">
          <w:rPr>
            <w:rFonts w:ascii="Palatino Linotype" w:hAnsi="Palatino Linotype"/>
            <w:sz w:val="20"/>
            <w:szCs w:val="20"/>
          </w:rPr>
          <w:t xml:space="preserve"> localized stem volume</w:t>
        </w:r>
      </w:ins>
      <w:ins w:id="101" w:author="Elias Ayrey" w:date="2018-03-06T12:20:00Z">
        <w:r w:rsidR="009F451C">
          <w:rPr>
            <w:rFonts w:ascii="Palatino Linotype" w:hAnsi="Palatino Linotype"/>
            <w:sz w:val="20"/>
            <w:szCs w:val="20"/>
          </w:rPr>
          <w:t xml:space="preserve"> and component</w:t>
        </w:r>
      </w:ins>
      <w:ins w:id="102" w:author="Elias Ayrey" w:date="2018-03-06T12:17:00Z">
        <w:r w:rsidR="009F451C">
          <w:rPr>
            <w:rFonts w:ascii="Palatino Linotype" w:hAnsi="Palatino Linotype"/>
            <w:sz w:val="20"/>
            <w:szCs w:val="20"/>
          </w:rPr>
          <w:t xml:space="preserve"> </w:t>
        </w:r>
      </w:ins>
      <w:ins w:id="103" w:author="Elias Ayrey" w:date="2018-03-06T12:20:00Z">
        <w:r w:rsidR="00815925">
          <w:rPr>
            <w:rFonts w:ascii="Palatino Linotype" w:hAnsi="Palatino Linotype"/>
            <w:sz w:val="20"/>
            <w:szCs w:val="20"/>
          </w:rPr>
          <w:t xml:space="preserve">equations, </w:t>
        </w:r>
      </w:ins>
      <w:ins w:id="104" w:author="Elias Ayrey" w:date="2018-03-07T15:06:00Z">
        <w:r w:rsidR="00815925">
          <w:rPr>
            <w:rFonts w:ascii="Palatino Linotype" w:hAnsi="Palatino Linotype"/>
            <w:sz w:val="20"/>
            <w:szCs w:val="20"/>
          </w:rPr>
          <w:t xml:space="preserve">which are then </w:t>
        </w:r>
      </w:ins>
      <w:ins w:id="105" w:author="Elias Ayrey" w:date="2018-03-06T12:20:00Z">
        <w:r w:rsidR="00815925">
          <w:rPr>
            <w:rFonts w:ascii="Palatino Linotype" w:hAnsi="Palatino Linotype"/>
            <w:sz w:val="20"/>
            <w:szCs w:val="20"/>
          </w:rPr>
          <w:t>converted to biomass using</w:t>
        </w:r>
        <w:r w:rsidR="009F451C">
          <w:rPr>
            <w:rFonts w:ascii="Palatino Linotype" w:hAnsi="Palatino Linotype"/>
            <w:sz w:val="20"/>
            <w:szCs w:val="20"/>
          </w:rPr>
          <w:t xml:space="preserve"> specific gravity and a site modifier.</w:t>
        </w:r>
      </w:ins>
      <w:r w:rsidRPr="005612E2">
        <w:rPr>
          <w:rFonts w:ascii="Palatino Linotype" w:hAnsi="Palatino Linotype"/>
          <w:sz w:val="20"/>
          <w:szCs w:val="20"/>
        </w:rPr>
        <w:t xml:space="preserve"> </w:t>
      </w:r>
    </w:p>
    <w:p w14:paraId="436D4348" w14:textId="594FF884" w:rsidR="005955B9" w:rsidRPr="005612E2" w:rsidRDefault="005955B9" w:rsidP="005955B9">
      <w:pPr>
        <w:spacing w:line="260" w:lineRule="atLeast"/>
        <w:ind w:firstLine="720"/>
        <w:contextualSpacing/>
        <w:jc w:val="both"/>
        <w:rPr>
          <w:rFonts w:ascii="Palatino Linotype" w:hAnsi="Palatino Linotype"/>
          <w:sz w:val="20"/>
          <w:szCs w:val="20"/>
        </w:rPr>
      </w:pPr>
      <w:r w:rsidRPr="005612E2">
        <w:rPr>
          <w:rFonts w:ascii="Palatino Linotype" w:hAnsi="Palatino Linotype"/>
          <w:sz w:val="20"/>
          <w:szCs w:val="20"/>
        </w:rPr>
        <w:t xml:space="preserve">In order to account for edge effects given the small plot size, regional diameter to crown width equations were used to project the area of each tree’s crown in space </w:t>
      </w:r>
      <w:r w:rsidR="00F56DF9">
        <w:rPr>
          <w:rFonts w:ascii="Palatino Linotype" w:hAnsi="Palatino Linotype"/>
          <w:sz w:val="20"/>
          <w:szCs w:val="20"/>
        </w:rPr>
        <w:t>[4</w:t>
      </w:r>
      <w:r w:rsidR="00CE5CA7">
        <w:rPr>
          <w:rFonts w:ascii="Palatino Linotype" w:hAnsi="Palatino Linotype"/>
          <w:sz w:val="20"/>
          <w:szCs w:val="20"/>
        </w:rPr>
        <w:t>9</w:t>
      </w:r>
      <w:r w:rsidR="00F56DF9">
        <w:rPr>
          <w:rFonts w:ascii="Palatino Linotype" w:hAnsi="Palatino Linotype"/>
          <w:sz w:val="20"/>
          <w:szCs w:val="20"/>
        </w:rPr>
        <w:t>]</w:t>
      </w:r>
      <w:r w:rsidRPr="005612E2">
        <w:rPr>
          <w:rFonts w:ascii="Palatino Linotype" w:hAnsi="Palatino Linotype" w:cs="Times New Roman"/>
          <w:sz w:val="20"/>
          <w:szCs w:val="20"/>
        </w:rPr>
        <w:t>. Tree</w:t>
      </w:r>
      <w:r>
        <w:rPr>
          <w:rFonts w:ascii="Palatino Linotype" w:hAnsi="Palatino Linotype" w:cs="Times New Roman"/>
          <w:sz w:val="20"/>
          <w:szCs w:val="20"/>
        </w:rPr>
        <w:t>-</w:t>
      </w:r>
      <w:r w:rsidRPr="005612E2">
        <w:rPr>
          <w:rFonts w:ascii="Palatino Linotype" w:hAnsi="Palatino Linotype" w:cs="Times New Roman"/>
          <w:sz w:val="20"/>
          <w:szCs w:val="20"/>
        </w:rPr>
        <w:t xml:space="preserve">level biomass </w:t>
      </w:r>
      <w:r w:rsidR="00815925">
        <w:rPr>
          <w:rFonts w:ascii="Palatino Linotype" w:hAnsi="Palatino Linotype" w:cs="Times New Roman"/>
          <w:sz w:val="20"/>
          <w:szCs w:val="20"/>
        </w:rPr>
        <w:t>was</w:t>
      </w:r>
      <w:r w:rsidRPr="005612E2">
        <w:rPr>
          <w:rFonts w:ascii="Palatino Linotype" w:hAnsi="Palatino Linotype" w:cs="Times New Roman"/>
          <w:sz w:val="20"/>
          <w:szCs w:val="20"/>
        </w:rPr>
        <w:t xml:space="preserve"> then multiplied by the proportion that each tree’s crown overlapped the plot. Thus, trees were treated as areas containing biomass, rather than points with a binary in/out classification. All field</w:t>
      </w:r>
      <w:r w:rsidR="00125D25">
        <w:rPr>
          <w:rFonts w:ascii="Palatino Linotype" w:hAnsi="Palatino Linotype" w:cs="Times New Roman"/>
          <w:sz w:val="20"/>
          <w:szCs w:val="20"/>
        </w:rPr>
        <w:t>-</w:t>
      </w:r>
      <w:r w:rsidRPr="005612E2">
        <w:rPr>
          <w:rFonts w:ascii="Palatino Linotype" w:hAnsi="Palatino Linotype" w:cs="Times New Roman"/>
          <w:sz w:val="20"/>
          <w:szCs w:val="20"/>
        </w:rPr>
        <w:t>measure</w:t>
      </w:r>
      <w:r w:rsidR="00125D25">
        <w:rPr>
          <w:rFonts w:ascii="Palatino Linotype" w:hAnsi="Palatino Linotype" w:cs="Times New Roman"/>
          <w:sz w:val="20"/>
          <w:szCs w:val="20"/>
        </w:rPr>
        <w:t>d</w:t>
      </w:r>
      <w:r w:rsidRPr="005612E2">
        <w:rPr>
          <w:rFonts w:ascii="Palatino Linotype" w:hAnsi="Palatino Linotype" w:cs="Times New Roman"/>
          <w:sz w:val="20"/>
          <w:szCs w:val="20"/>
        </w:rPr>
        <w:t xml:space="preserve"> plots were larger than the 10 m grid cells used in this study, so </w:t>
      </w:r>
      <w:r>
        <w:rPr>
          <w:rFonts w:ascii="Palatino Linotype" w:hAnsi="Palatino Linotype" w:cs="Times New Roman"/>
          <w:sz w:val="20"/>
          <w:szCs w:val="20"/>
        </w:rPr>
        <w:t xml:space="preserve">the biomass proportion of </w:t>
      </w:r>
      <w:r w:rsidRPr="005612E2">
        <w:rPr>
          <w:rFonts w:ascii="Palatino Linotype" w:hAnsi="Palatino Linotype" w:cs="Times New Roman"/>
          <w:sz w:val="20"/>
          <w:szCs w:val="20"/>
        </w:rPr>
        <w:t xml:space="preserve">trees with stems outside of the grid cells were </w:t>
      </w:r>
      <w:r>
        <w:rPr>
          <w:rFonts w:ascii="Palatino Linotype" w:hAnsi="Palatino Linotype" w:cs="Times New Roman"/>
          <w:sz w:val="20"/>
          <w:szCs w:val="20"/>
        </w:rPr>
        <w:t>also accounted for</w:t>
      </w:r>
      <w:ins w:id="106" w:author="Elias Ayrey" w:date="2018-03-07T15:08:00Z">
        <w:r w:rsidR="00815925">
          <w:rPr>
            <w:rFonts w:ascii="Palatino Linotype" w:hAnsi="Palatino Linotype" w:cs="Times New Roman"/>
            <w:sz w:val="20"/>
            <w:szCs w:val="20"/>
          </w:rPr>
          <w:t>, assuring unbiased predictions across multiple cells</w:t>
        </w:r>
      </w:ins>
      <w:r w:rsidRPr="005612E2">
        <w:rPr>
          <w:rFonts w:ascii="Palatino Linotype" w:hAnsi="Palatino Linotype" w:cs="Times New Roman"/>
          <w:sz w:val="20"/>
          <w:szCs w:val="20"/>
        </w:rPr>
        <w:t xml:space="preserve">. </w:t>
      </w:r>
    </w:p>
    <w:p w14:paraId="51BAF23A" w14:textId="4E684827" w:rsidR="005955B9" w:rsidRDefault="005955B9" w:rsidP="005955B9">
      <w:pPr>
        <w:spacing w:line="260" w:lineRule="atLeast"/>
        <w:ind w:firstLine="720"/>
        <w:contextualSpacing/>
        <w:jc w:val="both"/>
        <w:rPr>
          <w:rFonts w:ascii="Palatino Linotype" w:hAnsi="Palatino Linotype"/>
          <w:sz w:val="20"/>
          <w:szCs w:val="20"/>
        </w:rPr>
      </w:pPr>
      <w:r w:rsidRPr="005612E2">
        <w:rPr>
          <w:rFonts w:ascii="Palatino Linotype" w:hAnsi="Palatino Linotype"/>
          <w:sz w:val="20"/>
          <w:szCs w:val="20"/>
        </w:rPr>
        <w:t xml:space="preserve">One common technique for increasing sample size in deep learning </w:t>
      </w:r>
      <w:r w:rsidR="00125D25">
        <w:rPr>
          <w:rFonts w:ascii="Palatino Linotype" w:hAnsi="Palatino Linotype"/>
          <w:sz w:val="20"/>
          <w:szCs w:val="20"/>
        </w:rPr>
        <w:t>model applications</w:t>
      </w:r>
      <w:r w:rsidR="00125D25" w:rsidRPr="005612E2">
        <w:rPr>
          <w:rFonts w:ascii="Palatino Linotype" w:hAnsi="Palatino Linotype"/>
          <w:sz w:val="20"/>
          <w:szCs w:val="20"/>
        </w:rPr>
        <w:t xml:space="preserve"> </w:t>
      </w:r>
      <w:r w:rsidRPr="005612E2">
        <w:rPr>
          <w:rFonts w:ascii="Palatino Linotype" w:hAnsi="Palatino Linotype"/>
          <w:sz w:val="20"/>
          <w:szCs w:val="20"/>
        </w:rPr>
        <w:t>is to transform or rotate input images</w:t>
      </w:r>
      <w:r>
        <w:rPr>
          <w:rFonts w:ascii="Palatino Linotype" w:hAnsi="Palatino Linotype"/>
          <w:sz w:val="20"/>
          <w:szCs w:val="20"/>
        </w:rPr>
        <w:t xml:space="preserve"> multiple times</w:t>
      </w:r>
      <w:r w:rsidRPr="005612E2">
        <w:rPr>
          <w:rFonts w:ascii="Palatino Linotype" w:hAnsi="Palatino Linotype"/>
          <w:sz w:val="20"/>
          <w:szCs w:val="20"/>
        </w:rPr>
        <w:t xml:space="preserve">, and then calibrate a model using all of these quasi-novel inputs </w:t>
      </w:r>
      <w:r w:rsidR="00F56DF9">
        <w:rPr>
          <w:rFonts w:ascii="Palatino Linotype" w:hAnsi="Palatino Linotype"/>
          <w:sz w:val="20"/>
          <w:szCs w:val="20"/>
        </w:rPr>
        <w:t>[</w:t>
      </w:r>
      <w:r w:rsidR="00CE5CA7">
        <w:rPr>
          <w:rFonts w:ascii="Palatino Linotype" w:hAnsi="Palatino Linotype"/>
          <w:sz w:val="20"/>
          <w:szCs w:val="20"/>
        </w:rPr>
        <w:t>50</w:t>
      </w:r>
      <w:r w:rsidR="00F56DF9">
        <w:rPr>
          <w:rFonts w:ascii="Palatino Linotype" w:hAnsi="Palatino Linotype"/>
          <w:sz w:val="20"/>
          <w:szCs w:val="20"/>
        </w:rPr>
        <w:t xml:space="preserve">, </w:t>
      </w:r>
      <w:r w:rsidR="00C73A13">
        <w:rPr>
          <w:rFonts w:ascii="Palatino Linotype" w:hAnsi="Palatino Linotype"/>
          <w:sz w:val="20"/>
          <w:szCs w:val="20"/>
        </w:rPr>
        <w:t>5</w:t>
      </w:r>
      <w:r w:rsidR="00CE5CA7">
        <w:rPr>
          <w:rFonts w:ascii="Palatino Linotype" w:hAnsi="Palatino Linotype"/>
          <w:sz w:val="20"/>
          <w:szCs w:val="20"/>
        </w:rPr>
        <w:t>1</w:t>
      </w:r>
      <w:r w:rsidR="00F56DF9">
        <w:rPr>
          <w:rFonts w:ascii="Palatino Linotype" w:hAnsi="Palatino Linotype"/>
          <w:sz w:val="20"/>
          <w:szCs w:val="20"/>
        </w:rPr>
        <w:t>]</w:t>
      </w:r>
      <w:r w:rsidRPr="005612E2">
        <w:rPr>
          <w:rFonts w:ascii="Palatino Linotype" w:hAnsi="Palatino Linotype"/>
          <w:sz w:val="20"/>
          <w:szCs w:val="20"/>
        </w:rPr>
        <w:t xml:space="preserve">. In a similar vein, </w:t>
      </w:r>
      <w:r>
        <w:rPr>
          <w:rFonts w:ascii="Palatino Linotype" w:hAnsi="Palatino Linotype"/>
          <w:sz w:val="20"/>
          <w:szCs w:val="20"/>
        </w:rPr>
        <w:t>there were</w:t>
      </w:r>
      <w:r w:rsidRPr="005612E2">
        <w:rPr>
          <w:rFonts w:ascii="Palatino Linotype" w:hAnsi="Palatino Linotype"/>
          <w:sz w:val="20"/>
          <w:szCs w:val="20"/>
        </w:rPr>
        <w:t xml:space="preserve"> instances in which two LiDAR acquisitions over</w:t>
      </w:r>
      <w:r>
        <w:rPr>
          <w:rFonts w:ascii="Palatino Linotype" w:hAnsi="Palatino Linotype"/>
          <w:sz w:val="20"/>
          <w:szCs w:val="20"/>
        </w:rPr>
        <w:t>lapped</w:t>
      </w:r>
      <w:r w:rsidRPr="005612E2">
        <w:rPr>
          <w:rFonts w:ascii="Palatino Linotype" w:hAnsi="Palatino Linotype"/>
          <w:sz w:val="20"/>
          <w:szCs w:val="20"/>
        </w:rPr>
        <w:t xml:space="preserve"> a single plot, and we included both in the model</w:t>
      </w:r>
      <w:r>
        <w:rPr>
          <w:rFonts w:ascii="Palatino Linotype" w:hAnsi="Palatino Linotype"/>
          <w:sz w:val="20"/>
          <w:szCs w:val="20"/>
        </w:rPr>
        <w:t>s</w:t>
      </w:r>
      <w:r w:rsidRPr="005612E2">
        <w:rPr>
          <w:rFonts w:ascii="Palatino Linotype" w:hAnsi="Palatino Linotype"/>
          <w:sz w:val="20"/>
          <w:szCs w:val="20"/>
        </w:rPr>
        <w:t>. The precise configuration of LiDAR returns will always vary from one LiDAR acquisition to the next. In some instances plots</w:t>
      </w:r>
      <w:r>
        <w:rPr>
          <w:rFonts w:ascii="Palatino Linotype" w:hAnsi="Palatino Linotype"/>
          <w:sz w:val="20"/>
          <w:szCs w:val="20"/>
        </w:rPr>
        <w:t xml:space="preserve"> were </w:t>
      </w:r>
      <w:r>
        <w:rPr>
          <w:rFonts w:ascii="Palatino Linotype" w:hAnsi="Palatino Linotype"/>
          <w:sz w:val="20"/>
          <w:szCs w:val="20"/>
        </w:rPr>
        <w:lastRenderedPageBreak/>
        <w:t>allowed</w:t>
      </w:r>
      <w:r w:rsidRPr="005612E2">
        <w:rPr>
          <w:rFonts w:ascii="Palatino Linotype" w:hAnsi="Palatino Linotype"/>
          <w:sz w:val="20"/>
          <w:szCs w:val="20"/>
        </w:rPr>
        <w:t xml:space="preserve"> to overlap one another by a maximum of 25 %. This allowed more 10 m </w:t>
      </w:r>
      <w:r w:rsidR="00125D25">
        <w:rPr>
          <w:rFonts w:ascii="Palatino Linotype" w:hAnsi="Palatino Linotype"/>
          <w:sz w:val="20"/>
          <w:szCs w:val="20"/>
        </w:rPr>
        <w:t xml:space="preserve">cells </w:t>
      </w:r>
      <w:r>
        <w:rPr>
          <w:rFonts w:ascii="Palatino Linotype" w:hAnsi="Palatino Linotype"/>
          <w:sz w:val="20"/>
          <w:szCs w:val="20"/>
        </w:rPr>
        <w:t>to fit</w:t>
      </w:r>
      <w:r w:rsidRPr="005612E2">
        <w:rPr>
          <w:rFonts w:ascii="Palatino Linotype" w:hAnsi="Palatino Linotype"/>
          <w:sz w:val="20"/>
          <w:szCs w:val="20"/>
        </w:rPr>
        <w:t xml:space="preserve"> into many of the stem mapped areas, while retaining novel assemblages of trees. </w:t>
      </w:r>
      <w:r>
        <w:rPr>
          <w:rFonts w:ascii="Palatino Linotype" w:hAnsi="Palatino Linotype"/>
          <w:sz w:val="20"/>
          <w:szCs w:val="20"/>
        </w:rPr>
        <w:t>A total</w:t>
      </w:r>
      <w:r w:rsidRPr="005612E2">
        <w:rPr>
          <w:rFonts w:ascii="Palatino Linotype" w:hAnsi="Palatino Linotype"/>
          <w:sz w:val="20"/>
          <w:szCs w:val="20"/>
        </w:rPr>
        <w:t xml:space="preserve"> of 17,537 field plots</w:t>
      </w:r>
      <w:r>
        <w:rPr>
          <w:rFonts w:ascii="Palatino Linotype" w:hAnsi="Palatino Linotype"/>
          <w:sz w:val="20"/>
          <w:szCs w:val="20"/>
        </w:rPr>
        <w:t xml:space="preserve"> were generated for training and analysis in this study</w:t>
      </w:r>
      <w:r w:rsidRPr="005612E2">
        <w:rPr>
          <w:rFonts w:ascii="Palatino Linotype" w:hAnsi="Palatino Linotype"/>
          <w:sz w:val="20"/>
          <w:szCs w:val="20"/>
        </w:rPr>
        <w:t xml:space="preserve">. </w:t>
      </w:r>
    </w:p>
    <w:p w14:paraId="3B039005" w14:textId="77777777" w:rsidR="005955B9" w:rsidRDefault="005955B9" w:rsidP="005955B9">
      <w:pPr>
        <w:spacing w:line="260" w:lineRule="atLeast"/>
        <w:ind w:firstLine="720"/>
        <w:contextualSpacing/>
        <w:jc w:val="both"/>
        <w:rPr>
          <w:rFonts w:ascii="Palatino Linotype" w:hAnsi="Palatino Linotype"/>
          <w:sz w:val="20"/>
          <w:szCs w:val="20"/>
        </w:rPr>
      </w:pPr>
    </w:p>
    <w:p w14:paraId="5B0D0CF7" w14:textId="77777777" w:rsidR="00C512D9" w:rsidRPr="005612E2" w:rsidRDefault="00C512D9" w:rsidP="00C512D9">
      <w:pPr>
        <w:rPr>
          <w:rFonts w:ascii="Palatino Linotype" w:hAnsi="Palatino Linotype"/>
          <w:sz w:val="20"/>
          <w:szCs w:val="20"/>
        </w:rPr>
      </w:pPr>
      <w:r w:rsidRPr="00706F48">
        <w:t xml:space="preserve">3.1. </w:t>
      </w:r>
      <w:r w:rsidRPr="005612E2">
        <w:rPr>
          <w:rFonts w:ascii="Palatino Linotype" w:hAnsi="Palatino Linotype"/>
          <w:i/>
          <w:sz w:val="20"/>
          <w:szCs w:val="20"/>
        </w:rPr>
        <w:t>LiDAR Data</w:t>
      </w:r>
    </w:p>
    <w:p w14:paraId="1EB747A9" w14:textId="59137D29" w:rsidR="00C512D9" w:rsidRPr="005612E2" w:rsidRDefault="00C512D9" w:rsidP="00C512D9">
      <w:pPr>
        <w:spacing w:line="260" w:lineRule="atLeast"/>
        <w:ind w:firstLine="720"/>
        <w:contextualSpacing/>
        <w:jc w:val="both"/>
        <w:rPr>
          <w:rFonts w:ascii="Palatino Linotype" w:hAnsi="Palatino Linotype"/>
          <w:sz w:val="20"/>
          <w:szCs w:val="20"/>
        </w:rPr>
      </w:pPr>
      <w:r w:rsidRPr="005612E2">
        <w:rPr>
          <w:rFonts w:ascii="Palatino Linotype" w:hAnsi="Palatino Linotype"/>
          <w:sz w:val="20"/>
          <w:szCs w:val="20"/>
        </w:rPr>
        <w:t xml:space="preserve">Airborne LiDAR </w:t>
      </w:r>
      <w:r w:rsidR="00B038B1">
        <w:rPr>
          <w:rFonts w:ascii="Palatino Linotype" w:hAnsi="Palatino Linotype"/>
          <w:sz w:val="20"/>
          <w:szCs w:val="20"/>
        </w:rPr>
        <w:t>data were</w:t>
      </w:r>
      <w:r w:rsidR="00B038B1" w:rsidRPr="005612E2">
        <w:rPr>
          <w:rFonts w:ascii="Palatino Linotype" w:hAnsi="Palatino Linotype"/>
          <w:sz w:val="20"/>
          <w:szCs w:val="20"/>
        </w:rPr>
        <w:t xml:space="preserve"> </w:t>
      </w:r>
      <w:r w:rsidRPr="005612E2">
        <w:rPr>
          <w:rFonts w:ascii="Palatino Linotype" w:hAnsi="Palatino Linotype"/>
          <w:sz w:val="20"/>
          <w:szCs w:val="20"/>
        </w:rPr>
        <w:t xml:space="preserve">acquired over the study areas in a series of flights conducted by two entities. Data over </w:t>
      </w:r>
      <w:r w:rsidR="00391611">
        <w:rPr>
          <w:rFonts w:ascii="Palatino Linotype" w:hAnsi="Palatino Linotype"/>
          <w:sz w:val="20"/>
          <w:szCs w:val="20"/>
        </w:rPr>
        <w:t xml:space="preserve">10,627 of the </w:t>
      </w:r>
      <w:r w:rsidR="00391611" w:rsidRPr="005612E2">
        <w:rPr>
          <w:rFonts w:ascii="Palatino Linotype" w:hAnsi="Palatino Linotype"/>
          <w:sz w:val="20"/>
          <w:szCs w:val="20"/>
        </w:rPr>
        <w:t xml:space="preserve">17,537 </w:t>
      </w:r>
      <w:r w:rsidRPr="005612E2">
        <w:rPr>
          <w:rFonts w:ascii="Palatino Linotype" w:hAnsi="Palatino Linotype"/>
          <w:sz w:val="20"/>
          <w:szCs w:val="20"/>
        </w:rPr>
        <w:t>field plots at seven sites were collected by NASA Goddard’s LiDAR, Hyperspectral, and Thermal Imager (G-LIHT</w:t>
      </w:r>
      <w:r w:rsidR="00F56DF9">
        <w:rPr>
          <w:rFonts w:ascii="Palatino Linotype" w:hAnsi="Palatino Linotype"/>
          <w:sz w:val="20"/>
          <w:szCs w:val="20"/>
        </w:rPr>
        <w:t>) [</w:t>
      </w:r>
      <w:r w:rsidR="00CE5CA7">
        <w:rPr>
          <w:rFonts w:ascii="Palatino Linotype" w:hAnsi="Palatino Linotype"/>
          <w:sz w:val="20"/>
          <w:szCs w:val="20"/>
        </w:rPr>
        <w:t>52</w:t>
      </w:r>
      <w:r w:rsidR="00F56DF9">
        <w:rPr>
          <w:rFonts w:ascii="Palatino Linotype" w:hAnsi="Palatino Linotype"/>
          <w:sz w:val="20"/>
          <w:szCs w:val="20"/>
        </w:rPr>
        <w:t>]</w:t>
      </w:r>
      <w:r w:rsidRPr="005612E2">
        <w:rPr>
          <w:rFonts w:ascii="Palatino Linotype" w:hAnsi="Palatino Linotype"/>
          <w:sz w:val="20"/>
          <w:szCs w:val="20"/>
        </w:rPr>
        <w:t xml:space="preserve">. The G-LIHT sensor suite operates a </w:t>
      </w:r>
      <w:proofErr w:type="spellStart"/>
      <w:r w:rsidRPr="005612E2">
        <w:rPr>
          <w:rFonts w:ascii="Palatino Linotype" w:hAnsi="Palatino Linotype"/>
          <w:sz w:val="20"/>
          <w:szCs w:val="20"/>
        </w:rPr>
        <w:t>Riegl</w:t>
      </w:r>
      <w:proofErr w:type="spellEnd"/>
      <w:r w:rsidRPr="005612E2">
        <w:rPr>
          <w:rFonts w:ascii="Palatino Linotype" w:hAnsi="Palatino Linotype"/>
          <w:sz w:val="20"/>
          <w:szCs w:val="20"/>
        </w:rPr>
        <w:t xml:space="preserve"> VQ-480 LiDAR sensor with a 300 kHz scan rate and a 1550 nm wavelength. The average pulse density ranged from 12-15 </w:t>
      </w:r>
      <w:proofErr w:type="spellStart"/>
      <w:r w:rsidRPr="005612E2">
        <w:rPr>
          <w:rFonts w:ascii="Palatino Linotype" w:hAnsi="Palatino Linotype"/>
          <w:sz w:val="20"/>
          <w:szCs w:val="20"/>
        </w:rPr>
        <w:t>pls</w:t>
      </w:r>
      <w:proofErr w:type="spellEnd"/>
      <w:r w:rsidRPr="005612E2">
        <w:rPr>
          <w:rFonts w:ascii="Palatino Linotype" w:hAnsi="Palatino Linotype"/>
          <w:sz w:val="20"/>
          <w:szCs w:val="20"/>
        </w:rPr>
        <w:t>/m</w:t>
      </w:r>
      <w:r w:rsidRPr="005612E2">
        <w:rPr>
          <w:rFonts w:ascii="Palatino Linotype" w:hAnsi="Palatino Linotype"/>
          <w:sz w:val="20"/>
          <w:szCs w:val="20"/>
          <w:vertAlign w:val="superscript"/>
        </w:rPr>
        <w:t>2</w:t>
      </w:r>
      <w:r w:rsidRPr="005612E2">
        <w:rPr>
          <w:rFonts w:ascii="Palatino Linotype" w:hAnsi="Palatino Linotype"/>
          <w:sz w:val="20"/>
          <w:szCs w:val="20"/>
        </w:rPr>
        <w:t xml:space="preserve">. The remaining </w:t>
      </w:r>
      <w:r w:rsidR="00391611">
        <w:rPr>
          <w:rFonts w:ascii="Palatino Linotype" w:hAnsi="Palatino Linotype"/>
          <w:sz w:val="20"/>
          <w:szCs w:val="20"/>
        </w:rPr>
        <w:t>6910</w:t>
      </w:r>
      <w:r w:rsidRPr="005612E2">
        <w:rPr>
          <w:rFonts w:ascii="Palatino Linotype" w:hAnsi="Palatino Linotype"/>
          <w:sz w:val="20"/>
          <w:szCs w:val="20"/>
        </w:rPr>
        <w:t xml:space="preserve"> plots were flown by the National Ecological Observatory Network</w:t>
      </w:r>
      <w:r w:rsidR="00C63612">
        <w:rPr>
          <w:rFonts w:ascii="Palatino Linotype" w:hAnsi="Palatino Linotype"/>
          <w:sz w:val="20"/>
          <w:szCs w:val="20"/>
        </w:rPr>
        <w:t xml:space="preserve"> (NEON)</w:t>
      </w:r>
      <w:r w:rsidRPr="005612E2">
        <w:rPr>
          <w:rFonts w:ascii="Palatino Linotype" w:hAnsi="Palatino Linotype"/>
          <w:sz w:val="20"/>
          <w:szCs w:val="20"/>
        </w:rPr>
        <w:t xml:space="preserve"> using an </w:t>
      </w:r>
      <w:proofErr w:type="spellStart"/>
      <w:r w:rsidRPr="005612E2">
        <w:rPr>
          <w:rFonts w:ascii="Palatino Linotype" w:hAnsi="Palatino Linotype"/>
          <w:sz w:val="20"/>
          <w:szCs w:val="20"/>
        </w:rPr>
        <w:t>Optech</w:t>
      </w:r>
      <w:proofErr w:type="spellEnd"/>
      <w:r w:rsidRPr="005612E2">
        <w:rPr>
          <w:rFonts w:ascii="Palatino Linotype" w:hAnsi="Palatino Linotype"/>
          <w:sz w:val="20"/>
          <w:szCs w:val="20"/>
        </w:rPr>
        <w:t xml:space="preserve"> Gemini with a 167 kHz scan rate and a 1064 nm wavelength. The average pulse density was 9 </w:t>
      </w:r>
      <w:proofErr w:type="spellStart"/>
      <w:r w:rsidRPr="005612E2">
        <w:rPr>
          <w:rFonts w:ascii="Palatino Linotype" w:hAnsi="Palatino Linotype"/>
          <w:sz w:val="20"/>
          <w:szCs w:val="20"/>
        </w:rPr>
        <w:t>pls</w:t>
      </w:r>
      <w:proofErr w:type="spellEnd"/>
      <w:r w:rsidRPr="005612E2">
        <w:rPr>
          <w:rFonts w:ascii="Palatino Linotype" w:hAnsi="Palatino Linotype"/>
          <w:sz w:val="20"/>
          <w:szCs w:val="20"/>
        </w:rPr>
        <w:t>/m</w:t>
      </w:r>
      <w:r w:rsidRPr="005612E2">
        <w:rPr>
          <w:rFonts w:ascii="Palatino Linotype" w:hAnsi="Palatino Linotype"/>
          <w:sz w:val="20"/>
          <w:szCs w:val="20"/>
          <w:vertAlign w:val="superscript"/>
        </w:rPr>
        <w:t>2</w:t>
      </w:r>
      <w:r w:rsidRPr="005612E2">
        <w:rPr>
          <w:rFonts w:ascii="Palatino Linotype" w:hAnsi="Palatino Linotype"/>
          <w:sz w:val="20"/>
          <w:szCs w:val="20"/>
        </w:rPr>
        <w:t xml:space="preserve">. All LiDAR </w:t>
      </w:r>
      <w:r w:rsidR="00B038B1">
        <w:rPr>
          <w:rFonts w:ascii="Palatino Linotype" w:hAnsi="Palatino Linotype"/>
          <w:sz w:val="20"/>
          <w:szCs w:val="20"/>
        </w:rPr>
        <w:t>data were</w:t>
      </w:r>
      <w:r w:rsidR="00B038B1" w:rsidRPr="005612E2">
        <w:rPr>
          <w:rFonts w:ascii="Palatino Linotype" w:hAnsi="Palatino Linotype"/>
          <w:sz w:val="20"/>
          <w:szCs w:val="20"/>
        </w:rPr>
        <w:t xml:space="preserve"> </w:t>
      </w:r>
      <w:r w:rsidRPr="005612E2">
        <w:rPr>
          <w:rFonts w:ascii="Palatino Linotype" w:hAnsi="Palatino Linotype"/>
          <w:sz w:val="20"/>
          <w:szCs w:val="20"/>
        </w:rPr>
        <w:t xml:space="preserve">acquired between 2012 and 2016 in leaf-on conditions between June and August. </w:t>
      </w:r>
    </w:p>
    <w:p w14:paraId="02D54DF5" w14:textId="278BB24C" w:rsidR="00C512D9" w:rsidRPr="005612E2" w:rsidRDefault="00C512D9" w:rsidP="00716B57">
      <w:pPr>
        <w:spacing w:line="260" w:lineRule="atLeast"/>
        <w:ind w:firstLine="720"/>
        <w:contextualSpacing/>
        <w:jc w:val="both"/>
        <w:rPr>
          <w:rFonts w:ascii="Palatino Linotype" w:hAnsi="Palatino Linotype"/>
          <w:sz w:val="20"/>
          <w:szCs w:val="20"/>
        </w:rPr>
      </w:pPr>
      <w:r w:rsidRPr="005612E2">
        <w:rPr>
          <w:rFonts w:ascii="Palatino Linotype" w:hAnsi="Palatino Linotype"/>
          <w:sz w:val="20"/>
          <w:szCs w:val="20"/>
        </w:rPr>
        <w:t xml:space="preserve">The LiDAR data </w:t>
      </w:r>
      <w:r w:rsidR="00C42532">
        <w:rPr>
          <w:rFonts w:ascii="Palatino Linotype" w:hAnsi="Palatino Linotype"/>
          <w:sz w:val="20"/>
          <w:szCs w:val="20"/>
        </w:rPr>
        <w:t>were</w:t>
      </w:r>
      <w:r w:rsidR="00C42532" w:rsidRPr="005612E2">
        <w:rPr>
          <w:rFonts w:ascii="Palatino Linotype" w:hAnsi="Palatino Linotype"/>
          <w:sz w:val="20"/>
          <w:szCs w:val="20"/>
        </w:rPr>
        <w:t xml:space="preserve"> </w:t>
      </w:r>
      <w:r w:rsidRPr="005612E2">
        <w:rPr>
          <w:rFonts w:ascii="Palatino Linotype" w:hAnsi="Palatino Linotype"/>
          <w:sz w:val="20"/>
          <w:szCs w:val="20"/>
        </w:rPr>
        <w:t xml:space="preserve">preprocessed first by normalizing points using a digital elevation model so as to measure height above ground level. Next, the point clouds were clipped to the extent of the field plots, representing </w:t>
      </w:r>
      <w:r w:rsidR="00B038B1">
        <w:rPr>
          <w:rFonts w:ascii="Palatino Linotype" w:hAnsi="Palatino Linotype"/>
          <w:sz w:val="20"/>
          <w:szCs w:val="20"/>
        </w:rPr>
        <w:t xml:space="preserve">the </w:t>
      </w:r>
      <w:r w:rsidR="00A30D07">
        <w:rPr>
          <w:rFonts w:ascii="Palatino Linotype" w:hAnsi="Palatino Linotype"/>
          <w:sz w:val="20"/>
          <w:szCs w:val="20"/>
        </w:rPr>
        <w:t xml:space="preserve">10 x </w:t>
      </w:r>
      <w:r w:rsidRPr="005612E2">
        <w:rPr>
          <w:rFonts w:ascii="Palatino Linotype" w:hAnsi="Palatino Linotype"/>
          <w:sz w:val="20"/>
          <w:szCs w:val="20"/>
        </w:rPr>
        <w:t xml:space="preserve">10 m grid cells. </w:t>
      </w:r>
      <w:r w:rsidR="00716B57">
        <w:rPr>
          <w:rFonts w:ascii="Palatino Linotype" w:hAnsi="Palatino Linotype"/>
          <w:sz w:val="20"/>
          <w:szCs w:val="20"/>
        </w:rPr>
        <w:t xml:space="preserve">The vertical </w:t>
      </w:r>
      <w:r w:rsidR="00716B57" w:rsidRPr="005612E2">
        <w:rPr>
          <w:rFonts w:ascii="Palatino Linotype" w:hAnsi="Palatino Linotype"/>
          <w:sz w:val="20"/>
          <w:szCs w:val="20"/>
        </w:rPr>
        <w:t>space</w:t>
      </w:r>
      <w:r w:rsidR="00716B57">
        <w:rPr>
          <w:rFonts w:ascii="Palatino Linotype" w:hAnsi="Palatino Linotype"/>
          <w:sz w:val="20"/>
          <w:szCs w:val="20"/>
        </w:rPr>
        <w:t xml:space="preserve"> that we measured on each plot extended </w:t>
      </w:r>
      <w:r w:rsidR="00716B57" w:rsidRPr="005612E2">
        <w:rPr>
          <w:rFonts w:ascii="Palatino Linotype" w:hAnsi="Palatino Linotype"/>
          <w:sz w:val="20"/>
          <w:szCs w:val="20"/>
        </w:rPr>
        <w:t xml:space="preserve">35 m above the </w:t>
      </w:r>
      <w:r w:rsidR="00716B57">
        <w:rPr>
          <w:rFonts w:ascii="Palatino Linotype" w:hAnsi="Palatino Linotype"/>
          <w:sz w:val="20"/>
          <w:szCs w:val="20"/>
        </w:rPr>
        <w:t>ground</w:t>
      </w:r>
      <w:r w:rsidR="00716B57" w:rsidRPr="005612E2">
        <w:rPr>
          <w:rFonts w:ascii="Palatino Linotype" w:hAnsi="Palatino Linotype"/>
          <w:sz w:val="20"/>
          <w:szCs w:val="20"/>
        </w:rPr>
        <w:t xml:space="preserve">, </w:t>
      </w:r>
      <w:r w:rsidR="00716B57">
        <w:rPr>
          <w:rFonts w:ascii="Palatino Linotype" w:hAnsi="Palatino Linotype"/>
          <w:sz w:val="20"/>
          <w:szCs w:val="20"/>
        </w:rPr>
        <w:t xml:space="preserve">an elevation </w:t>
      </w:r>
      <w:r w:rsidR="00716B57" w:rsidRPr="005612E2">
        <w:rPr>
          <w:rFonts w:ascii="Palatino Linotype" w:hAnsi="Palatino Linotype"/>
          <w:sz w:val="20"/>
          <w:szCs w:val="20"/>
        </w:rPr>
        <w:t xml:space="preserve">slightly higher than the tallest tree in </w:t>
      </w:r>
      <w:r w:rsidR="00716B57">
        <w:rPr>
          <w:rFonts w:ascii="Palatino Linotype" w:hAnsi="Palatino Linotype"/>
          <w:sz w:val="20"/>
          <w:szCs w:val="20"/>
        </w:rPr>
        <w:t>the</w:t>
      </w:r>
      <w:r w:rsidR="00716B57" w:rsidRPr="005612E2">
        <w:rPr>
          <w:rFonts w:ascii="Palatino Linotype" w:hAnsi="Palatino Linotype"/>
          <w:sz w:val="20"/>
          <w:szCs w:val="20"/>
        </w:rPr>
        <w:t xml:space="preserve"> field data.</w:t>
      </w:r>
      <w:r w:rsidR="00716B57">
        <w:rPr>
          <w:rFonts w:ascii="Palatino Linotype" w:hAnsi="Palatino Linotype"/>
          <w:sz w:val="20"/>
          <w:szCs w:val="20"/>
        </w:rPr>
        <w:t xml:space="preserve"> </w:t>
      </w:r>
      <w:r w:rsidRPr="005612E2">
        <w:rPr>
          <w:rFonts w:ascii="Palatino Linotype" w:hAnsi="Palatino Linotype"/>
          <w:sz w:val="20"/>
          <w:szCs w:val="20"/>
        </w:rPr>
        <w:t>The point cloud was then binned into voxels measuring 25 x 25 x 3</w:t>
      </w:r>
      <w:r w:rsidR="000103EF">
        <w:rPr>
          <w:rFonts w:ascii="Palatino Linotype" w:hAnsi="Palatino Linotype"/>
          <w:sz w:val="20"/>
          <w:szCs w:val="20"/>
        </w:rPr>
        <w:t>3</w:t>
      </w:r>
      <w:r w:rsidRPr="005612E2">
        <w:rPr>
          <w:rFonts w:ascii="Palatino Linotype" w:hAnsi="Palatino Linotype"/>
          <w:sz w:val="20"/>
          <w:szCs w:val="20"/>
        </w:rPr>
        <w:t xml:space="preserve"> cm</w:t>
      </w:r>
      <w:r w:rsidR="00716B57">
        <w:rPr>
          <w:rFonts w:ascii="Palatino Linotype" w:hAnsi="Palatino Linotype"/>
          <w:sz w:val="20"/>
          <w:szCs w:val="20"/>
        </w:rPr>
        <w:t>, t</w:t>
      </w:r>
      <w:r w:rsidR="00716B57" w:rsidRPr="005612E2">
        <w:rPr>
          <w:rFonts w:ascii="Palatino Linotype" w:hAnsi="Palatino Linotype"/>
          <w:sz w:val="20"/>
          <w:szCs w:val="20"/>
        </w:rPr>
        <w:t xml:space="preserve">he dimensionality of the </w:t>
      </w:r>
      <w:proofErr w:type="spellStart"/>
      <w:r w:rsidR="00716B57" w:rsidRPr="005612E2">
        <w:rPr>
          <w:rFonts w:ascii="Palatino Linotype" w:hAnsi="Palatino Linotype"/>
          <w:sz w:val="20"/>
          <w:szCs w:val="20"/>
        </w:rPr>
        <w:t>voxelized</w:t>
      </w:r>
      <w:proofErr w:type="spellEnd"/>
      <w:r w:rsidR="00716B57" w:rsidRPr="005612E2">
        <w:rPr>
          <w:rFonts w:ascii="Palatino Linotype" w:hAnsi="Palatino Linotype"/>
          <w:sz w:val="20"/>
          <w:szCs w:val="20"/>
        </w:rPr>
        <w:t xml:space="preserve"> point cloud was thus 40 x 40 x 106. </w:t>
      </w:r>
      <w:r w:rsidR="00716B57">
        <w:rPr>
          <w:rFonts w:ascii="Palatino Linotype" w:hAnsi="Palatino Linotype"/>
          <w:sz w:val="20"/>
          <w:szCs w:val="20"/>
        </w:rPr>
        <w:t>We used rectangular voxels in order to reduce the dimensionality of the vertical axis, and prevent horizontal features from being lost. The final dimensionality of the voxels was determined through qualitative testing</w:t>
      </w:r>
      <w:ins w:id="107" w:author="Elias Ayrey" w:date="2018-03-07T11:58:00Z">
        <w:r w:rsidR="00B8164D">
          <w:rPr>
            <w:rFonts w:ascii="Palatino Linotype" w:hAnsi="Palatino Linotype"/>
            <w:sz w:val="20"/>
            <w:szCs w:val="20"/>
          </w:rPr>
          <w:t xml:space="preserve"> of several </w:t>
        </w:r>
      </w:ins>
      <w:ins w:id="108" w:author="Elias Ayrey" w:date="2018-03-07T11:59:00Z">
        <w:r w:rsidR="00B8164D">
          <w:rPr>
            <w:rFonts w:ascii="Palatino Linotype" w:hAnsi="Palatino Linotype"/>
            <w:sz w:val="20"/>
            <w:szCs w:val="20"/>
          </w:rPr>
          <w:t xml:space="preserve">sizes using the </w:t>
        </w:r>
      </w:ins>
      <w:ins w:id="109" w:author="Elias Ayrey" w:date="2018-03-07T12:00:00Z">
        <w:r w:rsidR="00B8164D">
          <w:rPr>
            <w:rFonts w:ascii="Palatino Linotype" w:hAnsi="Palatino Linotype"/>
            <w:sz w:val="20"/>
            <w:szCs w:val="20"/>
          </w:rPr>
          <w:t>most simple</w:t>
        </w:r>
      </w:ins>
      <w:ins w:id="110" w:author="Elias Ayrey" w:date="2018-03-07T11:59:00Z">
        <w:r w:rsidR="00B8164D">
          <w:rPr>
            <w:rFonts w:ascii="Palatino Linotype" w:hAnsi="Palatino Linotype"/>
            <w:sz w:val="20"/>
            <w:szCs w:val="20"/>
          </w:rPr>
          <w:t xml:space="preserve"> model form (</w:t>
        </w:r>
        <w:proofErr w:type="spellStart"/>
        <w:r w:rsidR="00B8164D">
          <w:rPr>
            <w:rFonts w:ascii="Palatino Linotype" w:hAnsi="Palatino Linotype"/>
            <w:sz w:val="20"/>
            <w:szCs w:val="20"/>
          </w:rPr>
          <w:t>LeNet</w:t>
        </w:r>
        <w:proofErr w:type="spellEnd"/>
        <w:r w:rsidR="00B8164D">
          <w:rPr>
            <w:rFonts w:ascii="Palatino Linotype" w:hAnsi="Palatino Linotype"/>
            <w:sz w:val="20"/>
            <w:szCs w:val="20"/>
          </w:rPr>
          <w:t>)</w:t>
        </w:r>
      </w:ins>
      <w:r w:rsidR="00716B57">
        <w:rPr>
          <w:rFonts w:ascii="Palatino Linotype" w:hAnsi="Palatino Linotype"/>
          <w:sz w:val="20"/>
          <w:szCs w:val="20"/>
        </w:rPr>
        <w:t>.</w:t>
      </w:r>
      <w:r w:rsidRPr="005612E2">
        <w:rPr>
          <w:rFonts w:ascii="Palatino Linotype" w:hAnsi="Palatino Linotype"/>
          <w:sz w:val="20"/>
          <w:szCs w:val="20"/>
        </w:rPr>
        <w:t xml:space="preserve"> Each voxel </w:t>
      </w:r>
      <w:r w:rsidR="00C42532">
        <w:rPr>
          <w:rFonts w:ascii="Palatino Linotype" w:hAnsi="Palatino Linotype"/>
          <w:sz w:val="20"/>
          <w:szCs w:val="20"/>
        </w:rPr>
        <w:t>was assigned</w:t>
      </w:r>
      <w:r w:rsidR="00C42532" w:rsidRPr="005612E2">
        <w:rPr>
          <w:rFonts w:ascii="Palatino Linotype" w:hAnsi="Palatino Linotype"/>
          <w:sz w:val="20"/>
          <w:szCs w:val="20"/>
        </w:rPr>
        <w:t xml:space="preserve"> </w:t>
      </w:r>
      <w:r w:rsidR="00C42532">
        <w:rPr>
          <w:rFonts w:ascii="Palatino Linotype" w:hAnsi="Palatino Linotype"/>
          <w:sz w:val="20"/>
          <w:szCs w:val="20"/>
        </w:rPr>
        <w:t>the</w:t>
      </w:r>
      <w:r w:rsidR="00C42532" w:rsidRPr="005612E2">
        <w:rPr>
          <w:rFonts w:ascii="Palatino Linotype" w:hAnsi="Palatino Linotype"/>
          <w:sz w:val="20"/>
          <w:szCs w:val="20"/>
        </w:rPr>
        <w:t xml:space="preserve"> </w:t>
      </w:r>
      <w:r w:rsidRPr="005612E2">
        <w:rPr>
          <w:rFonts w:ascii="Palatino Linotype" w:hAnsi="Palatino Linotype"/>
          <w:sz w:val="20"/>
          <w:szCs w:val="20"/>
        </w:rPr>
        <w:t xml:space="preserve">value equal to the number of points </w:t>
      </w:r>
      <w:r w:rsidR="00C42532">
        <w:rPr>
          <w:rFonts w:ascii="Palatino Linotype" w:hAnsi="Palatino Linotype"/>
          <w:sz w:val="20"/>
          <w:szCs w:val="20"/>
        </w:rPr>
        <w:t>occurring</w:t>
      </w:r>
      <w:r w:rsidR="00C42532" w:rsidRPr="005612E2">
        <w:rPr>
          <w:rFonts w:ascii="Palatino Linotype" w:hAnsi="Palatino Linotype"/>
          <w:sz w:val="20"/>
          <w:szCs w:val="20"/>
        </w:rPr>
        <w:t xml:space="preserve"> </w:t>
      </w:r>
      <w:r w:rsidRPr="005612E2">
        <w:rPr>
          <w:rFonts w:ascii="Palatino Linotype" w:hAnsi="Palatino Linotype"/>
          <w:sz w:val="20"/>
          <w:szCs w:val="20"/>
        </w:rPr>
        <w:t xml:space="preserve">within that </w:t>
      </w:r>
      <w:r w:rsidR="00391611">
        <w:rPr>
          <w:rFonts w:ascii="Palatino Linotype" w:hAnsi="Palatino Linotype"/>
          <w:sz w:val="20"/>
          <w:szCs w:val="20"/>
        </w:rPr>
        <w:t>3</w:t>
      </w:r>
      <w:r w:rsidR="00C42532">
        <w:rPr>
          <w:rFonts w:ascii="Palatino Linotype" w:hAnsi="Palatino Linotype"/>
          <w:sz w:val="20"/>
          <w:szCs w:val="20"/>
        </w:rPr>
        <w:t xml:space="preserve">D </w:t>
      </w:r>
      <w:r w:rsidRPr="005612E2">
        <w:rPr>
          <w:rFonts w:ascii="Palatino Linotype" w:hAnsi="Palatino Linotype"/>
          <w:sz w:val="20"/>
          <w:szCs w:val="20"/>
        </w:rPr>
        <w:t xml:space="preserve">space. </w:t>
      </w:r>
      <w:r w:rsidR="00391611">
        <w:rPr>
          <w:rFonts w:ascii="Palatino Linotype" w:hAnsi="Palatino Linotype"/>
          <w:sz w:val="20"/>
          <w:szCs w:val="20"/>
        </w:rPr>
        <w:t>The input to the neural network was therefore a matrix of those dimensions, upon which the three</w:t>
      </w:r>
      <w:r w:rsidR="00BC0BFE">
        <w:rPr>
          <w:rFonts w:ascii="Palatino Linotype" w:hAnsi="Palatino Linotype"/>
          <w:sz w:val="20"/>
          <w:szCs w:val="20"/>
        </w:rPr>
        <w:t>-</w:t>
      </w:r>
      <w:r w:rsidR="00391611">
        <w:rPr>
          <w:rFonts w:ascii="Palatino Linotype" w:hAnsi="Palatino Linotype"/>
          <w:sz w:val="20"/>
          <w:szCs w:val="20"/>
        </w:rPr>
        <w:t>dimensional kernels of a CNN could be passed over.</w:t>
      </w:r>
    </w:p>
    <w:p w14:paraId="074B302D" w14:textId="77777777" w:rsidR="004A5686" w:rsidRPr="005612E2" w:rsidRDefault="004A5686" w:rsidP="00C512D9">
      <w:pPr>
        <w:spacing w:line="260" w:lineRule="atLeast"/>
        <w:ind w:firstLine="720"/>
        <w:contextualSpacing/>
        <w:jc w:val="both"/>
        <w:rPr>
          <w:rFonts w:ascii="Palatino Linotype" w:hAnsi="Palatino Linotype"/>
          <w:sz w:val="20"/>
          <w:szCs w:val="20"/>
        </w:rPr>
      </w:pPr>
    </w:p>
    <w:p w14:paraId="6A83F142" w14:textId="77777777" w:rsidR="00C512D9" w:rsidRPr="005612E2" w:rsidRDefault="004A5686" w:rsidP="004A5686">
      <w:pPr>
        <w:spacing w:line="260" w:lineRule="atLeast"/>
        <w:contextualSpacing/>
        <w:jc w:val="both"/>
        <w:rPr>
          <w:rFonts w:ascii="Palatino Linotype" w:hAnsi="Palatino Linotype"/>
          <w:i/>
          <w:sz w:val="20"/>
          <w:szCs w:val="20"/>
        </w:rPr>
      </w:pPr>
      <w:r>
        <w:rPr>
          <w:rFonts w:ascii="Palatino Linotype" w:hAnsi="Palatino Linotype"/>
          <w:sz w:val="20"/>
          <w:szCs w:val="20"/>
        </w:rPr>
        <w:t xml:space="preserve">3.3. </w:t>
      </w:r>
      <w:r w:rsidR="00C512D9" w:rsidRPr="005612E2">
        <w:rPr>
          <w:rFonts w:ascii="Palatino Linotype" w:hAnsi="Palatino Linotype"/>
          <w:i/>
          <w:sz w:val="20"/>
          <w:szCs w:val="20"/>
        </w:rPr>
        <w:t>Network Architecture</w:t>
      </w:r>
    </w:p>
    <w:p w14:paraId="62CB52AE" w14:textId="22F4B788" w:rsidR="004A5686" w:rsidRDefault="00C512D9" w:rsidP="004A5686">
      <w:pPr>
        <w:spacing w:line="260" w:lineRule="atLeast"/>
        <w:ind w:firstLine="720"/>
        <w:contextualSpacing/>
        <w:jc w:val="both"/>
        <w:rPr>
          <w:rFonts w:ascii="Palatino Linotype" w:hAnsi="Palatino Linotype"/>
          <w:sz w:val="20"/>
          <w:szCs w:val="20"/>
        </w:rPr>
      </w:pPr>
      <w:r w:rsidRPr="005612E2">
        <w:rPr>
          <w:rFonts w:ascii="Palatino Linotype" w:hAnsi="Palatino Linotype"/>
          <w:sz w:val="20"/>
          <w:szCs w:val="20"/>
        </w:rPr>
        <w:t xml:space="preserve">Convolutional neural networks consist of a series of data transformations, or layers, which can be arranged like building blocks in order to form specific network architectures. </w:t>
      </w:r>
      <w:r w:rsidR="007A1834">
        <w:rPr>
          <w:rFonts w:ascii="Palatino Linotype" w:hAnsi="Palatino Linotype"/>
          <w:sz w:val="20"/>
          <w:szCs w:val="20"/>
        </w:rPr>
        <w:t>T</w:t>
      </w:r>
      <w:r w:rsidRPr="005612E2">
        <w:rPr>
          <w:rFonts w:ascii="Palatino Linotype" w:hAnsi="Palatino Linotype"/>
          <w:sz w:val="20"/>
          <w:szCs w:val="20"/>
        </w:rPr>
        <w:t>he following layer types</w:t>
      </w:r>
      <w:r w:rsidR="007A1834">
        <w:rPr>
          <w:rFonts w:ascii="Palatino Linotype" w:hAnsi="Palatino Linotype"/>
          <w:sz w:val="20"/>
          <w:szCs w:val="20"/>
        </w:rPr>
        <w:t xml:space="preserve"> were used</w:t>
      </w:r>
      <w:r w:rsidRPr="005612E2">
        <w:rPr>
          <w:rFonts w:ascii="Palatino Linotype" w:hAnsi="Palatino Linotype"/>
          <w:sz w:val="20"/>
          <w:szCs w:val="20"/>
        </w:rPr>
        <w:t xml:space="preserve"> in </w:t>
      </w:r>
      <w:r w:rsidR="005D464E">
        <w:rPr>
          <w:rFonts w:ascii="Palatino Linotype" w:hAnsi="Palatino Linotype"/>
          <w:sz w:val="20"/>
          <w:szCs w:val="20"/>
        </w:rPr>
        <w:t xml:space="preserve">various combinations for </w:t>
      </w:r>
      <w:r w:rsidRPr="005612E2">
        <w:rPr>
          <w:rFonts w:ascii="Palatino Linotype" w:hAnsi="Palatino Linotype"/>
          <w:sz w:val="20"/>
          <w:szCs w:val="20"/>
        </w:rPr>
        <w:t xml:space="preserve">the construction of </w:t>
      </w:r>
      <w:r w:rsidR="005D464E">
        <w:rPr>
          <w:rFonts w:ascii="Palatino Linotype" w:hAnsi="Palatino Linotype"/>
          <w:sz w:val="20"/>
          <w:szCs w:val="20"/>
        </w:rPr>
        <w:t>the</w:t>
      </w:r>
      <w:r w:rsidR="005D464E" w:rsidRPr="005612E2">
        <w:rPr>
          <w:rFonts w:ascii="Palatino Linotype" w:hAnsi="Palatino Linotype"/>
          <w:sz w:val="20"/>
          <w:szCs w:val="20"/>
        </w:rPr>
        <w:t xml:space="preserve"> </w:t>
      </w:r>
      <w:r w:rsidRPr="005612E2">
        <w:rPr>
          <w:rFonts w:ascii="Palatino Linotype" w:hAnsi="Palatino Linotype"/>
          <w:sz w:val="20"/>
          <w:szCs w:val="20"/>
        </w:rPr>
        <w:t>CNNs</w:t>
      </w:r>
      <w:r w:rsidR="005D464E">
        <w:rPr>
          <w:rFonts w:ascii="Palatino Linotype" w:hAnsi="Palatino Linotype"/>
          <w:sz w:val="20"/>
          <w:szCs w:val="20"/>
        </w:rPr>
        <w:t xml:space="preserve"> tested in this study</w:t>
      </w:r>
      <w:r w:rsidRPr="005612E2">
        <w:rPr>
          <w:rFonts w:ascii="Palatino Linotype" w:hAnsi="Palatino Linotype"/>
          <w:sz w:val="20"/>
          <w:szCs w:val="20"/>
        </w:rPr>
        <w:t>:</w:t>
      </w:r>
    </w:p>
    <w:p w14:paraId="6E978E48" w14:textId="77777777" w:rsidR="00077E0F" w:rsidRPr="005612E2" w:rsidRDefault="00077E0F" w:rsidP="004A5686">
      <w:pPr>
        <w:spacing w:line="260" w:lineRule="atLeast"/>
        <w:ind w:firstLine="720"/>
        <w:contextualSpacing/>
        <w:jc w:val="both"/>
        <w:rPr>
          <w:rFonts w:ascii="Palatino Linotype" w:hAnsi="Palatino Linotype"/>
          <w:sz w:val="20"/>
          <w:szCs w:val="20"/>
        </w:rPr>
      </w:pPr>
    </w:p>
    <w:p w14:paraId="2D2FD805" w14:textId="0C7B32D3" w:rsidR="00C512D9" w:rsidRPr="004A5686" w:rsidRDefault="00C512D9" w:rsidP="00935203">
      <w:pPr>
        <w:pStyle w:val="ListParagraph"/>
        <w:numPr>
          <w:ilvl w:val="0"/>
          <w:numId w:val="8"/>
        </w:numPr>
        <w:spacing w:line="260" w:lineRule="atLeast"/>
        <w:ind w:firstLineChars="0"/>
        <w:contextualSpacing/>
        <w:jc w:val="both"/>
        <w:rPr>
          <w:rFonts w:ascii="Palatino Linotype" w:hAnsi="Palatino Linotype"/>
          <w:sz w:val="20"/>
          <w:szCs w:val="20"/>
        </w:rPr>
      </w:pPr>
      <w:r w:rsidRPr="004A5686">
        <w:rPr>
          <w:rFonts w:ascii="Palatino Linotype" w:hAnsi="Palatino Linotype"/>
          <w:i/>
          <w:sz w:val="20"/>
          <w:szCs w:val="20"/>
        </w:rPr>
        <w:t>Convolutional layers</w:t>
      </w:r>
      <w:r w:rsidRPr="004A5686">
        <w:rPr>
          <w:rFonts w:ascii="Palatino Linotype" w:hAnsi="Palatino Linotype"/>
          <w:sz w:val="20"/>
          <w:szCs w:val="20"/>
        </w:rPr>
        <w:t xml:space="preserve"> are a series of moving windows passed over data with spatial or temporal relationships. The values of these </w:t>
      </w:r>
      <w:r w:rsidR="00716B57">
        <w:rPr>
          <w:rFonts w:ascii="Palatino Linotype" w:hAnsi="Palatino Linotype"/>
          <w:sz w:val="20"/>
          <w:szCs w:val="20"/>
        </w:rPr>
        <w:t>windows</w:t>
      </w:r>
      <w:r w:rsidRPr="004A5686">
        <w:rPr>
          <w:rFonts w:ascii="Palatino Linotype" w:hAnsi="Palatino Linotype"/>
          <w:sz w:val="20"/>
          <w:szCs w:val="20"/>
        </w:rPr>
        <w:t xml:space="preserve"> are used as multipliers and are initially randomized, but are defined</w:t>
      </w:r>
      <w:r w:rsidR="00DC4D62">
        <w:rPr>
          <w:rFonts w:ascii="Palatino Linotype" w:hAnsi="Palatino Linotype"/>
          <w:sz w:val="20"/>
          <w:szCs w:val="20"/>
        </w:rPr>
        <w:t xml:space="preserve"> over time</w:t>
      </w:r>
      <w:r w:rsidRPr="004A5686">
        <w:rPr>
          <w:rFonts w:ascii="Palatino Linotype" w:hAnsi="Palatino Linotype"/>
          <w:sz w:val="20"/>
          <w:szCs w:val="20"/>
        </w:rPr>
        <w:t xml:space="preserve"> as the network trains. Often these </w:t>
      </w:r>
      <w:r w:rsidR="00391611">
        <w:rPr>
          <w:rFonts w:ascii="Palatino Linotype" w:hAnsi="Palatino Linotype"/>
          <w:sz w:val="20"/>
          <w:szCs w:val="20"/>
        </w:rPr>
        <w:t>are</w:t>
      </w:r>
      <w:r w:rsidRPr="004A5686">
        <w:rPr>
          <w:rFonts w:ascii="Palatino Linotype" w:hAnsi="Palatino Linotype"/>
          <w:sz w:val="20"/>
          <w:szCs w:val="20"/>
        </w:rPr>
        <w:t xml:space="preserve"> used to identify features such as edges.</w:t>
      </w:r>
    </w:p>
    <w:p w14:paraId="1F7F067E" w14:textId="594717F9" w:rsidR="00C512D9" w:rsidRPr="004A5686" w:rsidRDefault="00C512D9" w:rsidP="00935203">
      <w:pPr>
        <w:pStyle w:val="ListParagraph"/>
        <w:numPr>
          <w:ilvl w:val="0"/>
          <w:numId w:val="8"/>
        </w:numPr>
        <w:spacing w:line="260" w:lineRule="atLeast"/>
        <w:ind w:firstLineChars="0"/>
        <w:contextualSpacing/>
        <w:jc w:val="both"/>
        <w:rPr>
          <w:rFonts w:ascii="Palatino Linotype" w:hAnsi="Palatino Linotype"/>
          <w:sz w:val="20"/>
          <w:szCs w:val="20"/>
        </w:rPr>
      </w:pPr>
      <w:r w:rsidRPr="004A5686">
        <w:rPr>
          <w:rFonts w:ascii="Palatino Linotype" w:hAnsi="Palatino Linotype"/>
          <w:i/>
          <w:sz w:val="20"/>
          <w:szCs w:val="20"/>
        </w:rPr>
        <w:t xml:space="preserve">Dropout layers </w:t>
      </w:r>
      <w:r w:rsidRPr="004A5686">
        <w:rPr>
          <w:rFonts w:ascii="Palatino Linotype" w:hAnsi="Palatino Linotype"/>
          <w:sz w:val="20"/>
          <w:szCs w:val="20"/>
        </w:rPr>
        <w:t xml:space="preserve">are commonly applied following a convolution. These consist of randomized removals of data. This can prevent overfitting of the network by altering architecture during the training process, preventing specific pathways from becoming relied upon </w:t>
      </w:r>
      <w:r w:rsidR="00CE5CA7">
        <w:rPr>
          <w:rFonts w:ascii="Palatino Linotype" w:hAnsi="Palatino Linotype"/>
          <w:sz w:val="20"/>
          <w:szCs w:val="20"/>
        </w:rPr>
        <w:t>[53</w:t>
      </w:r>
      <w:r w:rsidR="001455C2">
        <w:rPr>
          <w:rFonts w:ascii="Palatino Linotype" w:hAnsi="Palatino Linotype"/>
          <w:sz w:val="20"/>
          <w:szCs w:val="20"/>
        </w:rPr>
        <w:t>]</w:t>
      </w:r>
      <w:r w:rsidRPr="004A5686">
        <w:rPr>
          <w:rFonts w:ascii="Palatino Linotype" w:hAnsi="Palatino Linotype"/>
          <w:sz w:val="20"/>
          <w:szCs w:val="20"/>
        </w:rPr>
        <w:t xml:space="preserve">. </w:t>
      </w:r>
    </w:p>
    <w:p w14:paraId="6728DEF8" w14:textId="5587D79A" w:rsidR="00C512D9" w:rsidRPr="004A5686" w:rsidRDefault="00C512D9" w:rsidP="00935203">
      <w:pPr>
        <w:pStyle w:val="ListParagraph"/>
        <w:numPr>
          <w:ilvl w:val="0"/>
          <w:numId w:val="8"/>
        </w:numPr>
        <w:spacing w:line="260" w:lineRule="atLeast"/>
        <w:ind w:firstLineChars="0"/>
        <w:contextualSpacing/>
        <w:jc w:val="both"/>
        <w:rPr>
          <w:rFonts w:ascii="Palatino Linotype" w:hAnsi="Palatino Linotype"/>
          <w:sz w:val="20"/>
          <w:szCs w:val="20"/>
        </w:rPr>
      </w:pPr>
      <w:r w:rsidRPr="004A5686">
        <w:rPr>
          <w:rFonts w:ascii="Palatino Linotype" w:hAnsi="Palatino Linotype"/>
          <w:i/>
          <w:sz w:val="20"/>
          <w:szCs w:val="20"/>
        </w:rPr>
        <w:t>Batch normalization</w:t>
      </w:r>
      <w:r w:rsidRPr="004A5686">
        <w:rPr>
          <w:rFonts w:ascii="Palatino Linotype" w:hAnsi="Palatino Linotype"/>
          <w:sz w:val="20"/>
          <w:szCs w:val="20"/>
        </w:rPr>
        <w:t xml:space="preserve"> is another layer frequently applied after a convolution, and is used to standardize input data. This can speed up model training by ensuring data fall upon the same scale from which weights are </w:t>
      </w:r>
      <w:r w:rsidR="00716B57">
        <w:rPr>
          <w:rFonts w:ascii="Palatino Linotype" w:hAnsi="Palatino Linotype"/>
          <w:sz w:val="20"/>
          <w:szCs w:val="20"/>
        </w:rPr>
        <w:t>initially randomly derived</w:t>
      </w:r>
      <w:r w:rsidRPr="004A5686">
        <w:rPr>
          <w:rFonts w:ascii="Palatino Linotype" w:hAnsi="Palatino Linotype"/>
          <w:sz w:val="20"/>
          <w:szCs w:val="20"/>
        </w:rPr>
        <w:t xml:space="preserve">. These shift </w:t>
      </w:r>
      <w:r w:rsidR="00505A2B" w:rsidRPr="004A5686">
        <w:rPr>
          <w:rFonts w:ascii="Palatino Linotype" w:hAnsi="Palatino Linotype"/>
          <w:sz w:val="20"/>
          <w:szCs w:val="20"/>
        </w:rPr>
        <w:t xml:space="preserve">subtly </w:t>
      </w:r>
      <w:r w:rsidRPr="004A5686">
        <w:rPr>
          <w:rFonts w:ascii="Palatino Linotype" w:hAnsi="Palatino Linotype"/>
          <w:sz w:val="20"/>
          <w:szCs w:val="20"/>
        </w:rPr>
        <w:t xml:space="preserve">with each </w:t>
      </w:r>
      <w:r w:rsidR="00716B57">
        <w:rPr>
          <w:rFonts w:ascii="Palatino Linotype" w:hAnsi="Palatino Linotype"/>
          <w:sz w:val="20"/>
          <w:szCs w:val="20"/>
        </w:rPr>
        <w:t>training step</w:t>
      </w:r>
      <w:r w:rsidRPr="004A5686">
        <w:rPr>
          <w:rFonts w:ascii="Palatino Linotype" w:hAnsi="Palatino Linotype"/>
          <w:sz w:val="20"/>
          <w:szCs w:val="20"/>
        </w:rPr>
        <w:t xml:space="preserve">, and so are another way of preventing model overfitting </w:t>
      </w:r>
      <w:r w:rsidR="001455C2">
        <w:rPr>
          <w:rFonts w:ascii="Palatino Linotype" w:hAnsi="Palatino Linotype"/>
          <w:sz w:val="20"/>
          <w:szCs w:val="20"/>
        </w:rPr>
        <w:t>[</w:t>
      </w:r>
      <w:r w:rsidR="00C73A13">
        <w:rPr>
          <w:rFonts w:ascii="Palatino Linotype" w:hAnsi="Palatino Linotype"/>
          <w:sz w:val="20"/>
          <w:szCs w:val="20"/>
        </w:rPr>
        <w:t>5</w:t>
      </w:r>
      <w:r w:rsidR="00CE5CA7">
        <w:rPr>
          <w:rFonts w:ascii="Palatino Linotype" w:hAnsi="Palatino Linotype"/>
          <w:sz w:val="20"/>
          <w:szCs w:val="20"/>
        </w:rPr>
        <w:t>4</w:t>
      </w:r>
      <w:r w:rsidR="001455C2">
        <w:rPr>
          <w:rFonts w:ascii="Palatino Linotype" w:hAnsi="Palatino Linotype"/>
          <w:sz w:val="20"/>
          <w:szCs w:val="20"/>
        </w:rPr>
        <w:t>]</w:t>
      </w:r>
      <w:r w:rsidRPr="004A5686">
        <w:rPr>
          <w:rFonts w:ascii="Palatino Linotype" w:hAnsi="Palatino Linotype"/>
          <w:sz w:val="20"/>
          <w:szCs w:val="20"/>
        </w:rPr>
        <w:t>.</w:t>
      </w:r>
    </w:p>
    <w:p w14:paraId="25FED013" w14:textId="5293084A" w:rsidR="00C512D9" w:rsidRPr="004A5686" w:rsidRDefault="00C512D9" w:rsidP="00935203">
      <w:pPr>
        <w:pStyle w:val="ListParagraph"/>
        <w:numPr>
          <w:ilvl w:val="0"/>
          <w:numId w:val="8"/>
        </w:numPr>
        <w:spacing w:line="260" w:lineRule="atLeast"/>
        <w:ind w:firstLineChars="0"/>
        <w:contextualSpacing/>
        <w:jc w:val="both"/>
        <w:rPr>
          <w:rFonts w:ascii="Palatino Linotype" w:hAnsi="Palatino Linotype"/>
          <w:sz w:val="20"/>
          <w:szCs w:val="20"/>
        </w:rPr>
      </w:pPr>
      <w:r w:rsidRPr="004A5686">
        <w:rPr>
          <w:rFonts w:ascii="Palatino Linotype" w:hAnsi="Palatino Linotype"/>
          <w:i/>
          <w:sz w:val="20"/>
          <w:szCs w:val="20"/>
        </w:rPr>
        <w:t>Activation layers</w:t>
      </w:r>
      <w:r w:rsidRPr="004A5686">
        <w:rPr>
          <w:rFonts w:ascii="Palatino Linotype" w:hAnsi="Palatino Linotype"/>
          <w:sz w:val="20"/>
          <w:szCs w:val="20"/>
        </w:rPr>
        <w:t xml:space="preserve"> are an essential component to any neural network. They act as thresholds for data passage onto the next layer, similar to the action potential in a living neuron. </w:t>
      </w:r>
      <w:r w:rsidR="00391611">
        <w:rPr>
          <w:rFonts w:ascii="Palatino Linotype" w:hAnsi="Palatino Linotype"/>
          <w:sz w:val="20"/>
          <w:szCs w:val="20"/>
        </w:rPr>
        <w:t xml:space="preserve">The most </w:t>
      </w:r>
      <w:r w:rsidR="00391611">
        <w:rPr>
          <w:rFonts w:ascii="Palatino Linotype" w:hAnsi="Palatino Linotype"/>
          <w:sz w:val="20"/>
          <w:szCs w:val="20"/>
        </w:rPr>
        <w:lastRenderedPageBreak/>
        <w:t>common type of activation function is</w:t>
      </w:r>
      <w:r w:rsidRPr="004A5686">
        <w:rPr>
          <w:rFonts w:ascii="Palatino Linotype" w:hAnsi="Palatino Linotype"/>
          <w:sz w:val="20"/>
          <w:szCs w:val="20"/>
        </w:rPr>
        <w:t xml:space="preserve"> the rectified linear unit (</w:t>
      </w:r>
      <w:proofErr w:type="spellStart"/>
      <w:r w:rsidRPr="004A5686">
        <w:rPr>
          <w:rFonts w:ascii="Palatino Linotype" w:hAnsi="Palatino Linotype"/>
          <w:sz w:val="20"/>
          <w:szCs w:val="20"/>
        </w:rPr>
        <w:t>ReLU</w:t>
      </w:r>
      <w:proofErr w:type="spellEnd"/>
      <w:r w:rsidRPr="004A5686">
        <w:rPr>
          <w:rFonts w:ascii="Palatino Linotype" w:hAnsi="Palatino Linotype"/>
          <w:sz w:val="20"/>
          <w:szCs w:val="20"/>
        </w:rPr>
        <w:t xml:space="preserve">), which is a linear gateway allowing only data with a value greater than zero to pass. </w:t>
      </w:r>
    </w:p>
    <w:p w14:paraId="3B8125AB" w14:textId="5B37CDC5" w:rsidR="00C512D9" w:rsidRDefault="00C512D9" w:rsidP="00935203">
      <w:pPr>
        <w:pStyle w:val="ListParagraph"/>
        <w:numPr>
          <w:ilvl w:val="0"/>
          <w:numId w:val="8"/>
        </w:numPr>
        <w:spacing w:line="260" w:lineRule="atLeast"/>
        <w:ind w:firstLineChars="0"/>
        <w:contextualSpacing/>
        <w:jc w:val="both"/>
        <w:rPr>
          <w:rFonts w:ascii="Palatino Linotype" w:hAnsi="Palatino Linotype"/>
          <w:sz w:val="20"/>
          <w:szCs w:val="20"/>
        </w:rPr>
      </w:pPr>
      <w:r w:rsidRPr="004A5686">
        <w:rPr>
          <w:rFonts w:ascii="Palatino Linotype" w:hAnsi="Palatino Linotype"/>
          <w:i/>
          <w:sz w:val="20"/>
          <w:szCs w:val="20"/>
        </w:rPr>
        <w:t xml:space="preserve">Pooling layers </w:t>
      </w:r>
      <w:r w:rsidR="00391611">
        <w:rPr>
          <w:rFonts w:ascii="Palatino Linotype" w:hAnsi="Palatino Linotype"/>
          <w:sz w:val="20"/>
          <w:szCs w:val="20"/>
        </w:rPr>
        <w:t>are</w:t>
      </w:r>
      <w:r w:rsidRPr="004A5686">
        <w:rPr>
          <w:rFonts w:ascii="Palatino Linotype" w:hAnsi="Palatino Linotype"/>
          <w:sz w:val="20"/>
          <w:szCs w:val="20"/>
        </w:rPr>
        <w:t xml:space="preserve"> spatial aggregations of data. These are used primarily to reduce dimensionality and condense important information. Maximum pooling is </w:t>
      </w:r>
      <w:r w:rsidR="00391611">
        <w:rPr>
          <w:rFonts w:ascii="Palatino Linotype" w:hAnsi="Palatino Linotype"/>
          <w:sz w:val="20"/>
          <w:szCs w:val="20"/>
        </w:rPr>
        <w:t>the most common type of pooling</w:t>
      </w:r>
      <w:r w:rsidRPr="004A5686">
        <w:rPr>
          <w:rFonts w:ascii="Palatino Linotype" w:hAnsi="Palatino Linotype"/>
          <w:sz w:val="20"/>
          <w:szCs w:val="20"/>
        </w:rPr>
        <w:t xml:space="preserve">, which takes the largest data value inside a moving window </w:t>
      </w:r>
      <w:r w:rsidR="001455C2">
        <w:rPr>
          <w:rFonts w:ascii="Palatino Linotype" w:hAnsi="Palatino Linotype"/>
          <w:sz w:val="20"/>
          <w:szCs w:val="20"/>
        </w:rPr>
        <w:t>[5</w:t>
      </w:r>
      <w:r w:rsidR="00CE5CA7">
        <w:rPr>
          <w:rFonts w:ascii="Palatino Linotype" w:hAnsi="Palatino Linotype"/>
          <w:sz w:val="20"/>
          <w:szCs w:val="20"/>
        </w:rPr>
        <w:t>5</w:t>
      </w:r>
      <w:r w:rsidR="001455C2">
        <w:rPr>
          <w:rFonts w:ascii="Palatino Linotype" w:hAnsi="Palatino Linotype"/>
          <w:sz w:val="20"/>
          <w:szCs w:val="20"/>
        </w:rPr>
        <w:t>]</w:t>
      </w:r>
      <w:r w:rsidRPr="004A5686">
        <w:rPr>
          <w:rFonts w:ascii="Palatino Linotype" w:hAnsi="Palatino Linotype"/>
          <w:sz w:val="20"/>
          <w:szCs w:val="20"/>
        </w:rPr>
        <w:t>.</w:t>
      </w:r>
    </w:p>
    <w:p w14:paraId="648EF6DF" w14:textId="77777777" w:rsidR="004A5686" w:rsidRPr="004A5686" w:rsidRDefault="004A5686" w:rsidP="004A5686">
      <w:pPr>
        <w:spacing w:line="260" w:lineRule="atLeast"/>
        <w:contextualSpacing/>
        <w:jc w:val="both"/>
        <w:rPr>
          <w:rFonts w:ascii="Palatino Linotype" w:hAnsi="Palatino Linotype"/>
          <w:sz w:val="20"/>
          <w:szCs w:val="20"/>
        </w:rPr>
      </w:pPr>
    </w:p>
    <w:p w14:paraId="5BA1BC7A" w14:textId="616F1250" w:rsidR="00C512D9" w:rsidRDefault="00C512D9" w:rsidP="00C512D9">
      <w:pPr>
        <w:spacing w:line="260" w:lineRule="atLeast"/>
        <w:ind w:firstLine="720"/>
        <w:contextualSpacing/>
        <w:jc w:val="both"/>
        <w:rPr>
          <w:rFonts w:ascii="Palatino Linotype" w:hAnsi="Palatino Linotype"/>
          <w:sz w:val="20"/>
          <w:szCs w:val="20"/>
        </w:rPr>
      </w:pPr>
      <w:r w:rsidRPr="005612E2">
        <w:rPr>
          <w:rFonts w:ascii="Palatino Linotype" w:hAnsi="Palatino Linotype"/>
          <w:sz w:val="20"/>
          <w:szCs w:val="20"/>
        </w:rPr>
        <w:t xml:space="preserve"> We tested five CNN architectures</w:t>
      </w:r>
      <w:r w:rsidR="00505A2B">
        <w:rPr>
          <w:rFonts w:ascii="Palatino Linotype" w:hAnsi="Palatino Linotype"/>
          <w:sz w:val="20"/>
          <w:szCs w:val="20"/>
        </w:rPr>
        <w:t xml:space="preserve"> </w:t>
      </w:r>
      <w:r w:rsidR="002A1EFE">
        <w:rPr>
          <w:rFonts w:ascii="Palatino Linotype" w:hAnsi="Palatino Linotype"/>
          <w:sz w:val="20"/>
          <w:szCs w:val="20"/>
        </w:rPr>
        <w:t>across a range of model complexity</w:t>
      </w:r>
      <w:r w:rsidR="00572057">
        <w:rPr>
          <w:rFonts w:ascii="Palatino Linotype" w:hAnsi="Palatino Linotype"/>
          <w:sz w:val="20"/>
          <w:szCs w:val="20"/>
        </w:rPr>
        <w:t xml:space="preserve">, assessing their performance </w:t>
      </w:r>
      <w:r w:rsidR="00C73A13">
        <w:rPr>
          <w:rFonts w:ascii="Palatino Linotype" w:hAnsi="Palatino Linotype"/>
          <w:sz w:val="20"/>
          <w:szCs w:val="20"/>
        </w:rPr>
        <w:t>using</w:t>
      </w:r>
      <w:ins w:id="111" w:author="Elias Ayrey" w:date="2018-03-07T15:16:00Z">
        <w:r w:rsidR="00C73A13">
          <w:rPr>
            <w:rFonts w:ascii="Palatino Linotype" w:hAnsi="Palatino Linotype"/>
            <w:sz w:val="20"/>
            <w:szCs w:val="20"/>
          </w:rPr>
          <w:t xml:space="preserve"> the coefficient of determination (pseudo</w:t>
        </w:r>
      </w:ins>
      <w:ins w:id="112" w:author="Elias Ayrey" w:date="2018-03-07T15:17:00Z">
        <w:r w:rsidR="00C73A13">
          <w:rPr>
            <w:rFonts w:ascii="Palatino Linotype" w:hAnsi="Palatino Linotype"/>
            <w:sz w:val="20"/>
            <w:szCs w:val="20"/>
          </w:rPr>
          <w:t>-R</w:t>
        </w:r>
        <w:r w:rsidR="00C73A13">
          <w:rPr>
            <w:rFonts w:ascii="Palatino Linotype" w:hAnsi="Palatino Linotype"/>
            <w:sz w:val="20"/>
            <w:szCs w:val="20"/>
            <w:vertAlign w:val="superscript"/>
          </w:rPr>
          <w:t>2</w:t>
        </w:r>
        <w:r w:rsidR="00C73A13">
          <w:rPr>
            <w:rFonts w:ascii="Palatino Linotype" w:hAnsi="Palatino Linotype"/>
            <w:sz w:val="20"/>
            <w:szCs w:val="20"/>
          </w:rPr>
          <w:t>),</w:t>
        </w:r>
      </w:ins>
      <w:r w:rsidR="00572057">
        <w:rPr>
          <w:rFonts w:ascii="Palatino Linotype" w:hAnsi="Palatino Linotype"/>
          <w:sz w:val="20"/>
          <w:szCs w:val="20"/>
        </w:rPr>
        <w:t xml:space="preserve"> root mean squared error (RMSE)</w:t>
      </w:r>
      <w:ins w:id="113" w:author="Elias Ayrey" w:date="2018-03-07T15:17:00Z">
        <w:r w:rsidR="00C73A13">
          <w:rPr>
            <w:rFonts w:ascii="Palatino Linotype" w:hAnsi="Palatino Linotype"/>
            <w:sz w:val="20"/>
            <w:szCs w:val="20"/>
          </w:rPr>
          <w:t>,</w:t>
        </w:r>
      </w:ins>
      <w:r w:rsidR="00572057">
        <w:rPr>
          <w:rFonts w:ascii="Palatino Linotype" w:hAnsi="Palatino Linotype"/>
          <w:sz w:val="20"/>
          <w:szCs w:val="20"/>
        </w:rPr>
        <w:t xml:space="preserve"> and bias</w:t>
      </w:r>
      <w:r w:rsidRPr="005612E2">
        <w:rPr>
          <w:rFonts w:ascii="Palatino Linotype" w:hAnsi="Palatino Linotype"/>
          <w:sz w:val="20"/>
          <w:szCs w:val="20"/>
        </w:rPr>
        <w:t>. Each had to be adapted to measure 3D voxel space rather than 2D pixels. This conversion altered the dimensionality from each architecture’s native format, and so we attempted to replicate each architecture’s proportional changes in dimensionality using convolutions and pooling. For example, if an architecture called for a 5 x 5 kernel over a 30 x 30 image, we would scale our 3D window to approximately the same proportion relative to the input, 7 x 7 x 18. This was also balanced with the dimensionality required for the following layer.</w:t>
      </w:r>
    </w:p>
    <w:p w14:paraId="66C86AA3" w14:textId="77777777" w:rsidR="004A5686" w:rsidRPr="005612E2" w:rsidRDefault="004A5686" w:rsidP="00C512D9">
      <w:pPr>
        <w:spacing w:line="260" w:lineRule="atLeast"/>
        <w:ind w:firstLine="720"/>
        <w:contextualSpacing/>
        <w:jc w:val="both"/>
        <w:rPr>
          <w:rFonts w:ascii="Palatino Linotype" w:hAnsi="Palatino Linotype"/>
          <w:sz w:val="20"/>
          <w:szCs w:val="20"/>
        </w:rPr>
      </w:pPr>
    </w:p>
    <w:p w14:paraId="31AFD2A5" w14:textId="7FF23A53" w:rsidR="00C512D9" w:rsidRPr="004A5686" w:rsidRDefault="00C512D9" w:rsidP="00935203">
      <w:pPr>
        <w:pStyle w:val="ListParagraph"/>
        <w:numPr>
          <w:ilvl w:val="0"/>
          <w:numId w:val="9"/>
        </w:numPr>
        <w:spacing w:line="260" w:lineRule="atLeast"/>
        <w:ind w:firstLineChars="0"/>
        <w:contextualSpacing/>
        <w:jc w:val="both"/>
        <w:rPr>
          <w:rFonts w:ascii="Palatino Linotype" w:hAnsi="Palatino Linotype"/>
          <w:sz w:val="20"/>
          <w:szCs w:val="20"/>
        </w:rPr>
      </w:pPr>
      <w:r w:rsidRPr="004A5686">
        <w:rPr>
          <w:rFonts w:ascii="Palatino Linotype" w:hAnsi="Palatino Linotype"/>
          <w:sz w:val="20"/>
          <w:szCs w:val="20"/>
        </w:rPr>
        <w:t xml:space="preserve">The first network architecture we tested was </w:t>
      </w:r>
      <w:proofErr w:type="spellStart"/>
      <w:r w:rsidRPr="004A5686">
        <w:rPr>
          <w:rFonts w:ascii="Palatino Linotype" w:hAnsi="Palatino Linotype"/>
          <w:i/>
          <w:sz w:val="20"/>
          <w:szCs w:val="20"/>
        </w:rPr>
        <w:t>LeNet</w:t>
      </w:r>
      <w:proofErr w:type="spellEnd"/>
      <w:r w:rsidRPr="004A5686">
        <w:rPr>
          <w:rFonts w:ascii="Palatino Linotype" w:hAnsi="Palatino Linotype"/>
          <w:sz w:val="20"/>
          <w:szCs w:val="20"/>
        </w:rPr>
        <w:t xml:space="preserve">, the earliest CNN </w:t>
      </w:r>
      <w:r w:rsidR="001455C2">
        <w:rPr>
          <w:rFonts w:ascii="Palatino Linotype" w:hAnsi="Palatino Linotype"/>
          <w:sz w:val="20"/>
          <w:szCs w:val="20"/>
        </w:rPr>
        <w:t>[2</w:t>
      </w:r>
      <w:r w:rsidR="00C73A13">
        <w:rPr>
          <w:rFonts w:ascii="Palatino Linotype" w:hAnsi="Palatino Linotype"/>
          <w:sz w:val="20"/>
          <w:szCs w:val="20"/>
        </w:rPr>
        <w:t>7</w:t>
      </w:r>
      <w:r w:rsidR="001455C2">
        <w:rPr>
          <w:rFonts w:ascii="Palatino Linotype" w:hAnsi="Palatino Linotype"/>
          <w:sz w:val="20"/>
          <w:szCs w:val="20"/>
        </w:rPr>
        <w:t>]</w:t>
      </w:r>
      <w:r w:rsidRPr="004A5686">
        <w:rPr>
          <w:rFonts w:ascii="Palatino Linotype" w:hAnsi="Palatino Linotype"/>
          <w:sz w:val="20"/>
          <w:szCs w:val="20"/>
        </w:rPr>
        <w:t xml:space="preserve">. </w:t>
      </w:r>
      <w:proofErr w:type="spellStart"/>
      <w:r w:rsidRPr="004A5686">
        <w:rPr>
          <w:rFonts w:ascii="Palatino Linotype" w:hAnsi="Palatino Linotype"/>
          <w:sz w:val="20"/>
          <w:szCs w:val="20"/>
        </w:rPr>
        <w:t>LeNet</w:t>
      </w:r>
      <w:proofErr w:type="spellEnd"/>
      <w:r w:rsidRPr="004A5686">
        <w:rPr>
          <w:rFonts w:ascii="Palatino Linotype" w:hAnsi="Palatino Linotype"/>
          <w:sz w:val="20"/>
          <w:szCs w:val="20"/>
        </w:rPr>
        <w:t xml:space="preserve"> consists of two layers of convolutions each followed by maximum pooling and dropout. These feed into a further two fully connected layers (consisting of a </w:t>
      </w:r>
      <w:proofErr w:type="spellStart"/>
      <w:r w:rsidRPr="004A5686">
        <w:rPr>
          <w:rFonts w:ascii="Palatino Linotype" w:hAnsi="Palatino Linotype"/>
          <w:sz w:val="20"/>
          <w:szCs w:val="20"/>
        </w:rPr>
        <w:t>ReLU</w:t>
      </w:r>
      <w:proofErr w:type="spellEnd"/>
      <w:r w:rsidRPr="004A5686">
        <w:rPr>
          <w:rFonts w:ascii="Palatino Linotype" w:hAnsi="Palatino Linotype"/>
          <w:sz w:val="20"/>
          <w:szCs w:val="20"/>
        </w:rPr>
        <w:t xml:space="preserve"> activator and dropout) before producing a prediction. </w:t>
      </w:r>
    </w:p>
    <w:p w14:paraId="4130DF34" w14:textId="4C88579D" w:rsidR="00C512D9" w:rsidRPr="004A5686" w:rsidRDefault="00C512D9" w:rsidP="00935203">
      <w:pPr>
        <w:pStyle w:val="ListParagraph"/>
        <w:numPr>
          <w:ilvl w:val="0"/>
          <w:numId w:val="9"/>
        </w:numPr>
        <w:spacing w:line="260" w:lineRule="atLeast"/>
        <w:ind w:firstLineChars="0"/>
        <w:contextualSpacing/>
        <w:jc w:val="both"/>
        <w:rPr>
          <w:rFonts w:ascii="Palatino Linotype" w:hAnsi="Palatino Linotype"/>
          <w:sz w:val="20"/>
          <w:szCs w:val="20"/>
        </w:rPr>
      </w:pPr>
      <w:r w:rsidRPr="004A5686">
        <w:rPr>
          <w:rFonts w:ascii="Palatino Linotype" w:hAnsi="Palatino Linotype"/>
          <w:sz w:val="20"/>
          <w:szCs w:val="20"/>
        </w:rPr>
        <w:t xml:space="preserve">The second network we tested was </w:t>
      </w:r>
      <w:proofErr w:type="spellStart"/>
      <w:r w:rsidRPr="004A5686">
        <w:rPr>
          <w:rFonts w:ascii="Palatino Linotype" w:hAnsi="Palatino Linotype"/>
          <w:i/>
          <w:sz w:val="20"/>
          <w:szCs w:val="20"/>
        </w:rPr>
        <w:t>AlexNet</w:t>
      </w:r>
      <w:proofErr w:type="spellEnd"/>
      <w:r w:rsidRPr="004A5686">
        <w:rPr>
          <w:rFonts w:ascii="Palatino Linotype" w:hAnsi="Palatino Linotype"/>
          <w:sz w:val="20"/>
          <w:szCs w:val="20"/>
        </w:rPr>
        <w:t xml:space="preserve"> </w:t>
      </w:r>
      <w:r w:rsidR="001455C2">
        <w:rPr>
          <w:rFonts w:ascii="Palatino Linotype" w:hAnsi="Palatino Linotype"/>
          <w:sz w:val="20"/>
          <w:szCs w:val="20"/>
        </w:rPr>
        <w:t>[2</w:t>
      </w:r>
      <w:r w:rsidR="00C73A13">
        <w:rPr>
          <w:rFonts w:ascii="Palatino Linotype" w:hAnsi="Palatino Linotype"/>
          <w:sz w:val="20"/>
          <w:szCs w:val="20"/>
        </w:rPr>
        <w:t>8</w:t>
      </w:r>
      <w:r w:rsidR="001455C2">
        <w:rPr>
          <w:rFonts w:ascii="Palatino Linotype" w:hAnsi="Palatino Linotype"/>
          <w:sz w:val="20"/>
          <w:szCs w:val="20"/>
        </w:rPr>
        <w:t>]</w:t>
      </w:r>
      <w:r w:rsidRPr="004A5686">
        <w:rPr>
          <w:rFonts w:ascii="Palatino Linotype" w:hAnsi="Palatino Linotype"/>
          <w:sz w:val="20"/>
          <w:szCs w:val="20"/>
        </w:rPr>
        <w:t xml:space="preserve">. First introduced in 2012, this network is largely credited as the first ‘deep’ CNN, and it resulted in a dramatic increase in image classification accuracy. </w:t>
      </w:r>
      <w:proofErr w:type="spellStart"/>
      <w:r w:rsidRPr="004A5686">
        <w:rPr>
          <w:rFonts w:ascii="Palatino Linotype" w:hAnsi="Palatino Linotype"/>
          <w:sz w:val="20"/>
          <w:szCs w:val="20"/>
        </w:rPr>
        <w:t>AlexNet</w:t>
      </w:r>
      <w:proofErr w:type="spellEnd"/>
      <w:r w:rsidRPr="004A5686">
        <w:rPr>
          <w:rFonts w:ascii="Palatino Linotype" w:hAnsi="Palatino Linotype"/>
          <w:sz w:val="20"/>
          <w:szCs w:val="20"/>
        </w:rPr>
        <w:t xml:space="preserve"> consists of five layers of convolutions, each with an activator, with pooling following the first, second, and fifth convolution</w:t>
      </w:r>
      <w:r w:rsidR="00C73A13">
        <w:rPr>
          <w:rFonts w:ascii="Palatino Linotype" w:hAnsi="Palatino Linotype"/>
          <w:sz w:val="20"/>
          <w:szCs w:val="20"/>
        </w:rPr>
        <w:t>s</w:t>
      </w:r>
      <w:r w:rsidRPr="004A5686">
        <w:rPr>
          <w:rFonts w:ascii="Palatino Linotype" w:hAnsi="Palatino Linotype"/>
          <w:sz w:val="20"/>
          <w:szCs w:val="20"/>
        </w:rPr>
        <w:t>. These lead into a further three fully connected layers and a final prediction.</w:t>
      </w:r>
    </w:p>
    <w:p w14:paraId="0AEFB0E0" w14:textId="1639F175" w:rsidR="00C512D9" w:rsidRPr="004A5686" w:rsidRDefault="00C512D9" w:rsidP="00935203">
      <w:pPr>
        <w:pStyle w:val="ListParagraph"/>
        <w:numPr>
          <w:ilvl w:val="0"/>
          <w:numId w:val="9"/>
        </w:numPr>
        <w:spacing w:line="260" w:lineRule="atLeast"/>
        <w:ind w:firstLineChars="0"/>
        <w:contextualSpacing/>
        <w:jc w:val="both"/>
        <w:rPr>
          <w:rFonts w:ascii="Palatino Linotype" w:hAnsi="Palatino Linotype"/>
          <w:sz w:val="20"/>
          <w:szCs w:val="20"/>
        </w:rPr>
      </w:pPr>
      <w:r w:rsidRPr="004A5686">
        <w:rPr>
          <w:rFonts w:ascii="Palatino Linotype" w:hAnsi="Palatino Linotype"/>
          <w:sz w:val="20"/>
          <w:szCs w:val="20"/>
        </w:rPr>
        <w:t xml:space="preserve">Next we implemented </w:t>
      </w:r>
      <w:proofErr w:type="spellStart"/>
      <w:r w:rsidRPr="004A5686">
        <w:rPr>
          <w:rFonts w:ascii="Palatino Linotype" w:hAnsi="Palatino Linotype"/>
          <w:i/>
          <w:sz w:val="20"/>
          <w:szCs w:val="20"/>
        </w:rPr>
        <w:t>GoogLenet</w:t>
      </w:r>
      <w:proofErr w:type="spellEnd"/>
      <w:r w:rsidRPr="004A5686">
        <w:rPr>
          <w:rFonts w:ascii="Palatino Linotype" w:hAnsi="Palatino Linotype"/>
          <w:sz w:val="20"/>
          <w:szCs w:val="20"/>
        </w:rPr>
        <w:t xml:space="preserve">, introduced in 2014 </w:t>
      </w:r>
      <w:r w:rsidR="001455C2">
        <w:rPr>
          <w:rFonts w:ascii="Palatino Linotype" w:hAnsi="Palatino Linotype"/>
          <w:sz w:val="20"/>
          <w:szCs w:val="20"/>
        </w:rPr>
        <w:t>[2</w:t>
      </w:r>
      <w:r w:rsidR="00C73A13">
        <w:rPr>
          <w:rFonts w:ascii="Palatino Linotype" w:hAnsi="Palatino Linotype"/>
          <w:sz w:val="20"/>
          <w:szCs w:val="20"/>
        </w:rPr>
        <w:t>9</w:t>
      </w:r>
      <w:r w:rsidR="001455C2">
        <w:rPr>
          <w:rFonts w:ascii="Palatino Linotype" w:hAnsi="Palatino Linotype"/>
          <w:sz w:val="20"/>
          <w:szCs w:val="20"/>
        </w:rPr>
        <w:t>]</w:t>
      </w:r>
      <w:r w:rsidRPr="004A5686">
        <w:rPr>
          <w:rFonts w:ascii="Palatino Linotype" w:hAnsi="Palatino Linotype"/>
          <w:sz w:val="20"/>
          <w:szCs w:val="20"/>
        </w:rPr>
        <w:t xml:space="preserve">. </w:t>
      </w:r>
      <w:proofErr w:type="spellStart"/>
      <w:r w:rsidRPr="004A5686">
        <w:rPr>
          <w:rFonts w:ascii="Palatino Linotype" w:hAnsi="Palatino Linotype"/>
          <w:sz w:val="20"/>
          <w:szCs w:val="20"/>
        </w:rPr>
        <w:t>Goog</w:t>
      </w:r>
      <w:r w:rsidR="0017321A">
        <w:rPr>
          <w:rFonts w:ascii="Palatino Linotype" w:hAnsi="Palatino Linotype"/>
          <w:sz w:val="20"/>
          <w:szCs w:val="20"/>
        </w:rPr>
        <w:t>L</w:t>
      </w:r>
      <w:r w:rsidRPr="004A5686">
        <w:rPr>
          <w:rFonts w:ascii="Palatino Linotype" w:hAnsi="Palatino Linotype"/>
          <w:sz w:val="20"/>
          <w:szCs w:val="20"/>
        </w:rPr>
        <w:t>eNet</w:t>
      </w:r>
      <w:proofErr w:type="spellEnd"/>
      <w:r w:rsidRPr="004A5686">
        <w:rPr>
          <w:rFonts w:ascii="Palatino Linotype" w:hAnsi="Palatino Linotype"/>
          <w:sz w:val="20"/>
          <w:szCs w:val="20"/>
        </w:rPr>
        <w:t xml:space="preserve"> improved upon image classification performance by introducing groups of convolutional layers called inception layers. Inception layers are bundles of convolutions of varying sizes and strides, useful for identifying different types of features. These are followed by batch normalization and activation, with the outputs concatenated. </w:t>
      </w:r>
      <w:proofErr w:type="spellStart"/>
      <w:r w:rsidRPr="004A5686">
        <w:rPr>
          <w:rFonts w:ascii="Palatino Linotype" w:hAnsi="Palatino Linotype"/>
          <w:sz w:val="20"/>
          <w:szCs w:val="20"/>
        </w:rPr>
        <w:t>GoogLenet</w:t>
      </w:r>
      <w:proofErr w:type="spellEnd"/>
      <w:r w:rsidRPr="004A5686">
        <w:rPr>
          <w:rFonts w:ascii="Palatino Linotype" w:hAnsi="Palatino Linotype"/>
          <w:sz w:val="20"/>
          <w:szCs w:val="20"/>
        </w:rPr>
        <w:t xml:space="preserve"> begins with three convolutional layers and pooling, and is followed by nine inception layers, with pooling after the second and seventh inception layer. The data </w:t>
      </w:r>
      <w:r w:rsidR="00403147">
        <w:rPr>
          <w:rFonts w:ascii="Palatino Linotype" w:hAnsi="Palatino Linotype"/>
          <w:sz w:val="20"/>
          <w:szCs w:val="20"/>
        </w:rPr>
        <w:t>are</w:t>
      </w:r>
      <w:r w:rsidRPr="004A5686">
        <w:rPr>
          <w:rFonts w:ascii="Palatino Linotype" w:hAnsi="Palatino Linotype"/>
          <w:sz w:val="20"/>
          <w:szCs w:val="20"/>
        </w:rPr>
        <w:t xml:space="preserve"> then funneled into a single fully connected output to achieve a prediction. </w:t>
      </w:r>
    </w:p>
    <w:p w14:paraId="286132D4" w14:textId="5F6B1994" w:rsidR="00C512D9" w:rsidRPr="004A5686" w:rsidRDefault="00C512D9" w:rsidP="00935203">
      <w:pPr>
        <w:pStyle w:val="ListParagraph"/>
        <w:numPr>
          <w:ilvl w:val="0"/>
          <w:numId w:val="9"/>
        </w:numPr>
        <w:spacing w:line="260" w:lineRule="atLeast"/>
        <w:ind w:firstLineChars="0"/>
        <w:contextualSpacing/>
        <w:jc w:val="both"/>
        <w:rPr>
          <w:rFonts w:ascii="Palatino Linotype" w:hAnsi="Palatino Linotype"/>
          <w:sz w:val="20"/>
          <w:szCs w:val="20"/>
        </w:rPr>
      </w:pPr>
      <w:r w:rsidRPr="004A5686">
        <w:rPr>
          <w:rFonts w:ascii="Palatino Linotype" w:hAnsi="Palatino Linotype"/>
          <w:sz w:val="20"/>
          <w:szCs w:val="20"/>
        </w:rPr>
        <w:t xml:space="preserve">A series of networks succeeded </w:t>
      </w:r>
      <w:proofErr w:type="spellStart"/>
      <w:r w:rsidRPr="004A5686">
        <w:rPr>
          <w:rFonts w:ascii="Palatino Linotype" w:hAnsi="Palatino Linotype"/>
          <w:sz w:val="20"/>
          <w:szCs w:val="20"/>
        </w:rPr>
        <w:t>GoogLenet</w:t>
      </w:r>
      <w:proofErr w:type="spellEnd"/>
      <w:r w:rsidRPr="004A5686">
        <w:rPr>
          <w:rFonts w:ascii="Palatino Linotype" w:hAnsi="Palatino Linotype"/>
          <w:sz w:val="20"/>
          <w:szCs w:val="20"/>
        </w:rPr>
        <w:t xml:space="preserve">, including </w:t>
      </w:r>
      <w:r w:rsidRPr="004A5686">
        <w:rPr>
          <w:rFonts w:ascii="Palatino Linotype" w:hAnsi="Palatino Linotype"/>
          <w:i/>
          <w:sz w:val="20"/>
          <w:szCs w:val="20"/>
        </w:rPr>
        <w:t>Inception-V3</w:t>
      </w:r>
      <w:r w:rsidRPr="004A5686">
        <w:rPr>
          <w:rFonts w:ascii="Palatino Linotype" w:hAnsi="Palatino Linotype"/>
          <w:sz w:val="20"/>
          <w:szCs w:val="20"/>
        </w:rPr>
        <w:t xml:space="preserve"> </w:t>
      </w:r>
      <w:r w:rsidR="001455C2">
        <w:rPr>
          <w:rFonts w:ascii="Palatino Linotype" w:hAnsi="Palatino Linotype"/>
          <w:sz w:val="20"/>
          <w:szCs w:val="20"/>
        </w:rPr>
        <w:t>[4</w:t>
      </w:r>
      <w:r w:rsidR="00CE5CA7">
        <w:rPr>
          <w:rFonts w:ascii="Palatino Linotype" w:hAnsi="Palatino Linotype"/>
          <w:sz w:val="20"/>
          <w:szCs w:val="20"/>
        </w:rPr>
        <w:t>5</w:t>
      </w:r>
      <w:r w:rsidR="001455C2">
        <w:rPr>
          <w:rFonts w:ascii="Palatino Linotype" w:hAnsi="Palatino Linotype"/>
          <w:sz w:val="20"/>
          <w:szCs w:val="20"/>
        </w:rPr>
        <w:t>]</w:t>
      </w:r>
      <w:r w:rsidRPr="004A5686">
        <w:rPr>
          <w:rFonts w:ascii="Palatino Linotype" w:hAnsi="Palatino Linotype"/>
          <w:sz w:val="20"/>
          <w:szCs w:val="20"/>
        </w:rPr>
        <w:t xml:space="preserve">. This expanded upon </w:t>
      </w:r>
      <w:proofErr w:type="spellStart"/>
      <w:r w:rsidRPr="004A5686">
        <w:rPr>
          <w:rFonts w:ascii="Palatino Linotype" w:hAnsi="Palatino Linotype"/>
          <w:sz w:val="20"/>
          <w:szCs w:val="20"/>
        </w:rPr>
        <w:t>GoogLenet’s</w:t>
      </w:r>
      <w:proofErr w:type="spellEnd"/>
      <w:r w:rsidRPr="004A5686">
        <w:rPr>
          <w:rFonts w:ascii="Palatino Linotype" w:hAnsi="Palatino Linotype"/>
          <w:sz w:val="20"/>
          <w:szCs w:val="20"/>
        </w:rPr>
        <w:t xml:space="preserve"> inception layers, adding additional convolutions with four pathways by which the incoming data is analyzed before being concatenated. Inception-V3 begins with five convolution layers and two pooling layers, followed by eleven inception layers of varying compositions, and pooling layers interspersed along the way to continuously reduce dimensionality. </w:t>
      </w:r>
    </w:p>
    <w:p w14:paraId="33E7C45C" w14:textId="0237C66A" w:rsidR="00C512D9" w:rsidRDefault="00C512D9" w:rsidP="00935203">
      <w:pPr>
        <w:pStyle w:val="ListParagraph"/>
        <w:numPr>
          <w:ilvl w:val="0"/>
          <w:numId w:val="9"/>
        </w:numPr>
        <w:spacing w:line="260" w:lineRule="atLeast"/>
        <w:ind w:firstLineChars="0"/>
        <w:contextualSpacing/>
        <w:jc w:val="both"/>
        <w:rPr>
          <w:rFonts w:ascii="Palatino Linotype" w:hAnsi="Palatino Linotype"/>
          <w:sz w:val="20"/>
          <w:szCs w:val="20"/>
        </w:rPr>
      </w:pPr>
      <w:r w:rsidRPr="004A5686">
        <w:rPr>
          <w:rFonts w:ascii="Palatino Linotype" w:hAnsi="Palatino Linotype"/>
          <w:sz w:val="20"/>
          <w:szCs w:val="20"/>
        </w:rPr>
        <w:t xml:space="preserve">The final network architecture we tested was </w:t>
      </w:r>
      <w:r w:rsidRPr="004A5686">
        <w:rPr>
          <w:rFonts w:ascii="Palatino Linotype" w:hAnsi="Palatino Linotype"/>
          <w:i/>
          <w:sz w:val="20"/>
          <w:szCs w:val="20"/>
        </w:rPr>
        <w:t>ResNet-50</w:t>
      </w:r>
      <w:r w:rsidRPr="004A5686">
        <w:rPr>
          <w:rFonts w:ascii="Palatino Linotype" w:hAnsi="Palatino Linotype"/>
          <w:sz w:val="20"/>
          <w:szCs w:val="20"/>
        </w:rPr>
        <w:t xml:space="preserve"> </w:t>
      </w:r>
      <w:r w:rsidR="00C73A13">
        <w:rPr>
          <w:rFonts w:ascii="Palatino Linotype" w:hAnsi="Palatino Linotype"/>
          <w:sz w:val="20"/>
          <w:szCs w:val="20"/>
        </w:rPr>
        <w:t>[31</w:t>
      </w:r>
      <w:r w:rsidR="001455C2">
        <w:rPr>
          <w:rFonts w:ascii="Palatino Linotype" w:hAnsi="Palatino Linotype"/>
          <w:sz w:val="20"/>
          <w:szCs w:val="20"/>
        </w:rPr>
        <w:t>]</w:t>
      </w:r>
      <w:r w:rsidRPr="004A5686">
        <w:rPr>
          <w:rFonts w:ascii="Palatino Linotype" w:hAnsi="Palatino Linotype"/>
          <w:sz w:val="20"/>
          <w:szCs w:val="20"/>
        </w:rPr>
        <w:t>. Rather than use inception layers, ResNet-50 uses residual layers. Data entering a residual layer is subject to several convolutions, batch normalization, and activation, the result of which is added to the original input. By retaining the input values, useful information from the previous residual layers is preserved and improved upon, reducing the potential for</w:t>
      </w:r>
      <w:r w:rsidR="00C73A13">
        <w:rPr>
          <w:rFonts w:ascii="Palatino Linotype" w:hAnsi="Palatino Linotype"/>
          <w:sz w:val="20"/>
          <w:szCs w:val="20"/>
        </w:rPr>
        <w:t xml:space="preserve"> values running through</w:t>
      </w:r>
      <w:r w:rsidRPr="004A5686">
        <w:rPr>
          <w:rFonts w:ascii="Palatino Linotype" w:hAnsi="Palatino Linotype"/>
          <w:sz w:val="20"/>
          <w:szCs w:val="20"/>
        </w:rPr>
        <w:t xml:space="preserve"> the network to drift. Our implementation of ResNet-50 contained an initial convolution, </w:t>
      </w:r>
      <w:proofErr w:type="spellStart"/>
      <w:r w:rsidRPr="004A5686">
        <w:rPr>
          <w:rFonts w:ascii="Palatino Linotype" w:hAnsi="Palatino Linotype"/>
          <w:sz w:val="20"/>
          <w:szCs w:val="20"/>
        </w:rPr>
        <w:t>ReLU</w:t>
      </w:r>
      <w:proofErr w:type="spellEnd"/>
      <w:r w:rsidRPr="004A5686">
        <w:rPr>
          <w:rFonts w:ascii="Palatino Linotype" w:hAnsi="Palatino Linotype"/>
          <w:sz w:val="20"/>
          <w:szCs w:val="20"/>
        </w:rPr>
        <w:t xml:space="preserve">, and pooling layer, </w:t>
      </w:r>
      <w:r w:rsidRPr="004A5686">
        <w:rPr>
          <w:rFonts w:ascii="Palatino Linotype" w:hAnsi="Palatino Linotype"/>
          <w:sz w:val="20"/>
          <w:szCs w:val="20"/>
        </w:rPr>
        <w:lastRenderedPageBreak/>
        <w:t xml:space="preserve">followed by sixteen residual layers (each containing three convolutions) with three pooling layers interspersed to gradually reduce dimensionality. </w:t>
      </w:r>
    </w:p>
    <w:p w14:paraId="5AD9CDD6" w14:textId="77777777" w:rsidR="00077E0F" w:rsidRPr="00077E0F" w:rsidRDefault="00077E0F" w:rsidP="00077E0F">
      <w:pPr>
        <w:spacing w:line="260" w:lineRule="atLeast"/>
        <w:contextualSpacing/>
        <w:jc w:val="both"/>
        <w:rPr>
          <w:rFonts w:ascii="Palatino Linotype" w:hAnsi="Palatino Linotype"/>
          <w:sz w:val="20"/>
          <w:szCs w:val="20"/>
        </w:rPr>
      </w:pPr>
    </w:p>
    <w:p w14:paraId="4FBEE66D" w14:textId="2067EC7C" w:rsidR="007D7146" w:rsidRDefault="00C512D9" w:rsidP="00C512D9">
      <w:pPr>
        <w:spacing w:line="260" w:lineRule="atLeast"/>
        <w:ind w:firstLine="720"/>
        <w:contextualSpacing/>
        <w:jc w:val="both"/>
        <w:rPr>
          <w:rFonts w:ascii="Palatino Linotype" w:hAnsi="Palatino Linotype"/>
          <w:sz w:val="20"/>
          <w:szCs w:val="20"/>
        </w:rPr>
      </w:pPr>
      <w:r w:rsidRPr="005612E2">
        <w:rPr>
          <w:rFonts w:ascii="Palatino Linotype" w:hAnsi="Palatino Linotype"/>
          <w:sz w:val="20"/>
          <w:szCs w:val="20"/>
        </w:rPr>
        <w:t xml:space="preserve">Each of the neural networks were implemented using Google’s </w:t>
      </w:r>
      <w:proofErr w:type="spellStart"/>
      <w:r w:rsidRPr="005612E2">
        <w:rPr>
          <w:rFonts w:ascii="Palatino Linotype" w:hAnsi="Palatino Linotype"/>
          <w:sz w:val="20"/>
          <w:szCs w:val="20"/>
        </w:rPr>
        <w:t>Tensorflow</w:t>
      </w:r>
      <w:proofErr w:type="spellEnd"/>
      <w:r w:rsidRPr="005612E2">
        <w:rPr>
          <w:rFonts w:ascii="Palatino Linotype" w:hAnsi="Palatino Linotype"/>
          <w:sz w:val="20"/>
          <w:szCs w:val="20"/>
        </w:rPr>
        <w:t xml:space="preserve"> library </w:t>
      </w:r>
      <w:r w:rsidR="001455C2">
        <w:rPr>
          <w:rFonts w:ascii="Palatino Linotype" w:hAnsi="Palatino Linotype"/>
          <w:sz w:val="20"/>
          <w:szCs w:val="20"/>
        </w:rPr>
        <w:t>[</w:t>
      </w:r>
      <w:r w:rsidR="00CE5CA7">
        <w:rPr>
          <w:rFonts w:ascii="Palatino Linotype" w:hAnsi="Palatino Linotype"/>
          <w:sz w:val="20"/>
          <w:szCs w:val="20"/>
        </w:rPr>
        <w:t>56</w:t>
      </w:r>
      <w:r w:rsidR="001455C2">
        <w:rPr>
          <w:rFonts w:ascii="Palatino Linotype" w:hAnsi="Palatino Linotype"/>
          <w:sz w:val="20"/>
          <w:szCs w:val="20"/>
        </w:rPr>
        <w:t>]</w:t>
      </w:r>
      <w:r w:rsidRPr="005612E2">
        <w:rPr>
          <w:rFonts w:ascii="Palatino Linotype" w:hAnsi="Palatino Linotype"/>
          <w:sz w:val="20"/>
          <w:szCs w:val="20"/>
        </w:rPr>
        <w:t>. Of the 17,537 total plots, we</w:t>
      </w:r>
      <w:r w:rsidR="0017321A">
        <w:rPr>
          <w:rFonts w:ascii="Palatino Linotype" w:hAnsi="Palatino Linotype"/>
          <w:sz w:val="20"/>
          <w:szCs w:val="20"/>
        </w:rPr>
        <w:t xml:space="preserve"> randomly</w:t>
      </w:r>
      <w:r w:rsidRPr="005612E2">
        <w:rPr>
          <w:rFonts w:ascii="Palatino Linotype" w:hAnsi="Palatino Linotype"/>
          <w:sz w:val="20"/>
          <w:szCs w:val="20"/>
        </w:rPr>
        <w:t xml:space="preserve"> withheld 2,000. </w:t>
      </w:r>
      <w:r w:rsidR="007D7146">
        <w:rPr>
          <w:rFonts w:ascii="Palatino Linotype" w:hAnsi="Palatino Linotype"/>
          <w:sz w:val="20"/>
          <w:szCs w:val="20"/>
        </w:rPr>
        <w:t>As is typical in many deep learning applications, we segmented the data into three datasets. The largest dataset was comprised of 15,537 plots and was used to train the model. A validation dataset comprised of 1,000</w:t>
      </w:r>
      <w:r w:rsidR="00160FE6">
        <w:rPr>
          <w:rFonts w:ascii="Palatino Linotype" w:hAnsi="Palatino Linotype"/>
          <w:sz w:val="20"/>
          <w:szCs w:val="20"/>
        </w:rPr>
        <w:t xml:space="preserve"> withheld</w:t>
      </w:r>
      <w:r w:rsidR="007D7146">
        <w:rPr>
          <w:rFonts w:ascii="Palatino Linotype" w:hAnsi="Palatino Linotype"/>
          <w:sz w:val="20"/>
          <w:szCs w:val="20"/>
        </w:rPr>
        <w:t xml:space="preserve"> plots was used to determine the optimal </w:t>
      </w:r>
      <w:r w:rsidR="006E222F">
        <w:rPr>
          <w:rFonts w:ascii="Palatino Linotype" w:hAnsi="Palatino Linotype"/>
          <w:sz w:val="20"/>
          <w:szCs w:val="20"/>
        </w:rPr>
        <w:t>stopping point of</w:t>
      </w:r>
      <w:r w:rsidR="007D7146">
        <w:rPr>
          <w:rFonts w:ascii="Palatino Linotype" w:hAnsi="Palatino Linotype"/>
          <w:sz w:val="20"/>
          <w:szCs w:val="20"/>
        </w:rPr>
        <w:t xml:space="preserve"> model training; </w:t>
      </w:r>
      <w:r w:rsidR="006E222F">
        <w:rPr>
          <w:rFonts w:ascii="Palatino Linotype" w:hAnsi="Palatino Linotype"/>
          <w:sz w:val="20"/>
          <w:szCs w:val="20"/>
        </w:rPr>
        <w:t>which was the</w:t>
      </w:r>
      <w:r w:rsidR="007D7146">
        <w:rPr>
          <w:rFonts w:ascii="Palatino Linotype" w:hAnsi="Palatino Linotype"/>
          <w:sz w:val="20"/>
          <w:szCs w:val="20"/>
        </w:rPr>
        <w:t xml:space="preserve"> point </w:t>
      </w:r>
      <w:r w:rsidR="00160FE6">
        <w:rPr>
          <w:rFonts w:ascii="Palatino Linotype" w:hAnsi="Palatino Linotype"/>
          <w:sz w:val="20"/>
          <w:szCs w:val="20"/>
        </w:rPr>
        <w:t>at which</w:t>
      </w:r>
      <w:r w:rsidR="006E222F">
        <w:rPr>
          <w:rFonts w:ascii="Palatino Linotype" w:hAnsi="Palatino Linotype"/>
          <w:sz w:val="20"/>
          <w:szCs w:val="20"/>
        </w:rPr>
        <w:t xml:space="preserve"> </w:t>
      </w:r>
      <w:r w:rsidR="007D7146">
        <w:rPr>
          <w:rFonts w:ascii="Palatino Linotype" w:hAnsi="Palatino Linotype"/>
          <w:sz w:val="20"/>
          <w:szCs w:val="20"/>
        </w:rPr>
        <w:t>mean squared erro</w:t>
      </w:r>
      <w:r w:rsidR="0037269A">
        <w:rPr>
          <w:rFonts w:ascii="Palatino Linotype" w:hAnsi="Palatino Linotype"/>
          <w:sz w:val="20"/>
          <w:szCs w:val="20"/>
        </w:rPr>
        <w:t xml:space="preserve">r of these data </w:t>
      </w:r>
      <w:r w:rsidR="007D7146">
        <w:rPr>
          <w:rFonts w:ascii="Palatino Linotype" w:hAnsi="Palatino Linotype"/>
          <w:sz w:val="20"/>
          <w:szCs w:val="20"/>
        </w:rPr>
        <w:t xml:space="preserve">no longer decreased. A third dataset called the testing data was comprised of another 1,000 withheld plots, and was used to assess model performance, as the independence of the validation dataset was compromised upon its use. </w:t>
      </w:r>
      <w:r w:rsidRPr="005612E2">
        <w:rPr>
          <w:rFonts w:ascii="Palatino Linotype" w:hAnsi="Palatino Linotype"/>
          <w:sz w:val="20"/>
          <w:szCs w:val="20"/>
        </w:rPr>
        <w:t xml:space="preserve">In instances </w:t>
      </w:r>
      <w:r w:rsidR="0080773E">
        <w:rPr>
          <w:rFonts w:ascii="Palatino Linotype" w:hAnsi="Palatino Linotype"/>
          <w:sz w:val="20"/>
          <w:szCs w:val="20"/>
        </w:rPr>
        <w:t>for</w:t>
      </w:r>
      <w:r w:rsidR="0080773E" w:rsidRPr="005612E2">
        <w:rPr>
          <w:rFonts w:ascii="Palatino Linotype" w:hAnsi="Palatino Linotype"/>
          <w:sz w:val="20"/>
          <w:szCs w:val="20"/>
        </w:rPr>
        <w:t xml:space="preserve"> </w:t>
      </w:r>
      <w:r w:rsidRPr="005612E2">
        <w:rPr>
          <w:rFonts w:ascii="Palatino Linotype" w:hAnsi="Palatino Linotype"/>
          <w:sz w:val="20"/>
          <w:szCs w:val="20"/>
        </w:rPr>
        <w:t xml:space="preserve">which withheld plots had additional LiDAR flights over them, the additional LiDAR </w:t>
      </w:r>
      <w:r w:rsidR="00403147">
        <w:rPr>
          <w:rFonts w:ascii="Palatino Linotype" w:hAnsi="Palatino Linotype"/>
          <w:sz w:val="20"/>
          <w:szCs w:val="20"/>
        </w:rPr>
        <w:t>data were</w:t>
      </w:r>
      <w:r w:rsidR="00403147" w:rsidRPr="005612E2">
        <w:rPr>
          <w:rFonts w:ascii="Palatino Linotype" w:hAnsi="Palatino Linotype"/>
          <w:sz w:val="20"/>
          <w:szCs w:val="20"/>
        </w:rPr>
        <w:t xml:space="preserve"> </w:t>
      </w:r>
      <w:r w:rsidRPr="005612E2">
        <w:rPr>
          <w:rFonts w:ascii="Palatino Linotype" w:hAnsi="Palatino Linotype"/>
          <w:sz w:val="20"/>
          <w:szCs w:val="20"/>
        </w:rPr>
        <w:t xml:space="preserve">discarded. </w:t>
      </w:r>
    </w:p>
    <w:p w14:paraId="5D64D2FD" w14:textId="50D407B8" w:rsidR="00C512D9" w:rsidRPr="005612E2" w:rsidRDefault="00C512D9" w:rsidP="00160FE6">
      <w:pPr>
        <w:spacing w:line="260" w:lineRule="atLeast"/>
        <w:ind w:firstLine="420"/>
        <w:contextualSpacing/>
        <w:jc w:val="both"/>
        <w:rPr>
          <w:rFonts w:ascii="Palatino Linotype" w:hAnsi="Palatino Linotype"/>
          <w:sz w:val="20"/>
          <w:szCs w:val="20"/>
        </w:rPr>
      </w:pPr>
      <w:r w:rsidRPr="005612E2">
        <w:rPr>
          <w:rFonts w:ascii="Palatino Linotype" w:hAnsi="Palatino Linotype"/>
          <w:sz w:val="20"/>
          <w:szCs w:val="20"/>
        </w:rPr>
        <w:t xml:space="preserve">Performance </w:t>
      </w:r>
      <w:r w:rsidR="00DC4D62">
        <w:rPr>
          <w:rFonts w:ascii="Palatino Linotype" w:hAnsi="Palatino Linotype"/>
          <w:sz w:val="20"/>
          <w:szCs w:val="20"/>
        </w:rPr>
        <w:t xml:space="preserve">of each CNN </w:t>
      </w:r>
      <w:r w:rsidRPr="005612E2">
        <w:rPr>
          <w:rFonts w:ascii="Palatino Linotype" w:hAnsi="Palatino Linotype"/>
          <w:sz w:val="20"/>
          <w:szCs w:val="20"/>
        </w:rPr>
        <w:t xml:space="preserve">was assessed by calculating the root mean squared error (RMSE) and bias </w:t>
      </w:r>
      <w:r w:rsidR="00EB19E8">
        <w:rPr>
          <w:rFonts w:ascii="Palatino Linotype" w:hAnsi="Palatino Linotype"/>
          <w:sz w:val="20"/>
          <w:szCs w:val="20"/>
        </w:rPr>
        <w:t xml:space="preserve">against each </w:t>
      </w:r>
      <w:r w:rsidR="00160FE6">
        <w:rPr>
          <w:rFonts w:ascii="Palatino Linotype" w:hAnsi="Palatino Linotype"/>
          <w:sz w:val="20"/>
          <w:szCs w:val="20"/>
        </w:rPr>
        <w:t>independent</w:t>
      </w:r>
      <w:r w:rsidR="00EB19E8">
        <w:rPr>
          <w:rFonts w:ascii="Palatino Linotype" w:hAnsi="Palatino Linotype"/>
          <w:sz w:val="20"/>
          <w:szCs w:val="20"/>
        </w:rPr>
        <w:t xml:space="preserve"> variable </w:t>
      </w:r>
      <w:r w:rsidRPr="005612E2">
        <w:rPr>
          <w:rFonts w:ascii="Palatino Linotype" w:hAnsi="Palatino Linotype"/>
          <w:sz w:val="20"/>
          <w:szCs w:val="20"/>
        </w:rPr>
        <w:t xml:space="preserve">of the testing dataset. In order to settle on the optimal architecture, we first trained each of the five models to estimate aboveground biomass. We selected the best performing model and then used the same architecture to train </w:t>
      </w:r>
      <w:r w:rsidR="00EB19E8">
        <w:rPr>
          <w:rFonts w:ascii="Palatino Linotype" w:hAnsi="Palatino Linotype"/>
          <w:sz w:val="20"/>
          <w:szCs w:val="20"/>
        </w:rPr>
        <w:t xml:space="preserve">the </w:t>
      </w:r>
      <w:r w:rsidRPr="005612E2">
        <w:rPr>
          <w:rFonts w:ascii="Palatino Linotype" w:hAnsi="Palatino Linotype"/>
          <w:sz w:val="20"/>
          <w:szCs w:val="20"/>
        </w:rPr>
        <w:t xml:space="preserve">tree count and percent </w:t>
      </w:r>
      <w:proofErr w:type="spellStart"/>
      <w:r w:rsidRPr="005612E2">
        <w:rPr>
          <w:rFonts w:ascii="Palatino Linotype" w:hAnsi="Palatino Linotype"/>
          <w:sz w:val="20"/>
          <w:szCs w:val="20"/>
        </w:rPr>
        <w:t>needleleaf</w:t>
      </w:r>
      <w:proofErr w:type="spellEnd"/>
      <w:r w:rsidRPr="005612E2">
        <w:rPr>
          <w:rFonts w:ascii="Palatino Linotype" w:hAnsi="Palatino Linotype"/>
          <w:sz w:val="20"/>
          <w:szCs w:val="20"/>
        </w:rPr>
        <w:t xml:space="preserve"> models. </w:t>
      </w:r>
      <w:ins w:id="114" w:author="Elias Ayrey" w:date="2018-03-07T15:24:00Z">
        <w:r w:rsidR="00F349DD">
          <w:rPr>
            <w:rFonts w:ascii="Palatino Linotype" w:hAnsi="Palatino Linotype"/>
            <w:sz w:val="20"/>
            <w:szCs w:val="20"/>
          </w:rPr>
          <w:t>The assumption for this being that the architecture which best predicted biomass was also the architecture which best interpreted LiDAR features.</w:t>
        </w:r>
      </w:ins>
    </w:p>
    <w:p w14:paraId="7FFF1E61" w14:textId="77777777" w:rsidR="004A5686" w:rsidRDefault="004A5686" w:rsidP="00C512D9">
      <w:pPr>
        <w:spacing w:line="260" w:lineRule="atLeast"/>
        <w:ind w:firstLine="720"/>
        <w:contextualSpacing/>
        <w:jc w:val="both"/>
        <w:rPr>
          <w:rFonts w:ascii="Palatino Linotype" w:hAnsi="Palatino Linotype"/>
          <w:i/>
          <w:sz w:val="20"/>
          <w:szCs w:val="20"/>
        </w:rPr>
      </w:pPr>
    </w:p>
    <w:p w14:paraId="793D73B5" w14:textId="77777777" w:rsidR="00C512D9" w:rsidRPr="005612E2" w:rsidRDefault="004A5686" w:rsidP="004A5686">
      <w:pPr>
        <w:spacing w:line="260" w:lineRule="atLeast"/>
        <w:contextualSpacing/>
        <w:jc w:val="both"/>
        <w:rPr>
          <w:rFonts w:ascii="Palatino Linotype" w:hAnsi="Palatino Linotype"/>
          <w:sz w:val="20"/>
          <w:szCs w:val="20"/>
        </w:rPr>
      </w:pPr>
      <w:r>
        <w:rPr>
          <w:rFonts w:ascii="Palatino Linotype" w:hAnsi="Palatino Linotype"/>
          <w:sz w:val="20"/>
          <w:szCs w:val="20"/>
        </w:rPr>
        <w:t xml:space="preserve">3.4. </w:t>
      </w:r>
      <w:r w:rsidR="00C512D9" w:rsidRPr="005612E2">
        <w:rPr>
          <w:rFonts w:ascii="Palatino Linotype" w:hAnsi="Palatino Linotype"/>
          <w:i/>
          <w:sz w:val="20"/>
          <w:szCs w:val="20"/>
        </w:rPr>
        <w:t>Traditional Height Metrics Modelling</w:t>
      </w:r>
    </w:p>
    <w:p w14:paraId="458CEC5A" w14:textId="7C0369C3" w:rsidR="00C512D9" w:rsidRPr="005612E2" w:rsidRDefault="00C512D9" w:rsidP="00C512D9">
      <w:pPr>
        <w:spacing w:line="260" w:lineRule="atLeast"/>
        <w:ind w:firstLine="720"/>
        <w:contextualSpacing/>
        <w:jc w:val="both"/>
        <w:rPr>
          <w:rFonts w:ascii="Palatino Linotype" w:hAnsi="Palatino Linotype"/>
          <w:sz w:val="20"/>
          <w:szCs w:val="20"/>
        </w:rPr>
      </w:pPr>
      <w:r w:rsidRPr="005612E2">
        <w:rPr>
          <w:rFonts w:ascii="Palatino Linotype" w:hAnsi="Palatino Linotype"/>
          <w:sz w:val="20"/>
          <w:szCs w:val="20"/>
        </w:rPr>
        <w:t>Models trained using the optimal CNN architecture were compared to models trained using</w:t>
      </w:r>
      <w:ins w:id="115" w:author="Elias Ayrey" w:date="2018-03-03T15:02:00Z">
        <w:r w:rsidR="00273C03">
          <w:rPr>
            <w:rFonts w:ascii="Palatino Linotype" w:hAnsi="Palatino Linotype"/>
            <w:sz w:val="20"/>
            <w:szCs w:val="20"/>
          </w:rPr>
          <w:t xml:space="preserve"> both linear mixed modelling and</w:t>
        </w:r>
      </w:ins>
      <w:r w:rsidRPr="005612E2">
        <w:rPr>
          <w:rFonts w:ascii="Palatino Linotype" w:hAnsi="Palatino Linotype"/>
          <w:sz w:val="20"/>
          <w:szCs w:val="20"/>
        </w:rPr>
        <w:t xml:space="preserve"> random forest </w:t>
      </w:r>
      <w:del w:id="116" w:author="Elias Ayrey" w:date="2018-03-05T11:51:00Z">
        <w:r w:rsidRPr="005612E2" w:rsidDel="00CC202D">
          <w:rPr>
            <w:rFonts w:ascii="Palatino Linotype" w:hAnsi="Palatino Linotype"/>
            <w:sz w:val="20"/>
            <w:szCs w:val="20"/>
          </w:rPr>
          <w:delText xml:space="preserve">regression </w:delText>
        </w:r>
      </w:del>
      <w:ins w:id="117" w:author="Elias Ayrey" w:date="2018-03-05T11:51:00Z">
        <w:r w:rsidR="00CC202D">
          <w:rPr>
            <w:rFonts w:ascii="Palatino Linotype" w:hAnsi="Palatino Linotype"/>
            <w:sz w:val="20"/>
            <w:szCs w:val="20"/>
          </w:rPr>
          <w:t>in regression mode</w:t>
        </w:r>
        <w:r w:rsidR="00CC202D" w:rsidRPr="005612E2">
          <w:rPr>
            <w:rFonts w:ascii="Palatino Linotype" w:hAnsi="Palatino Linotype"/>
            <w:sz w:val="20"/>
            <w:szCs w:val="20"/>
          </w:rPr>
          <w:t xml:space="preserve"> </w:t>
        </w:r>
      </w:ins>
      <w:r w:rsidRPr="005612E2">
        <w:rPr>
          <w:rFonts w:ascii="Palatino Linotype" w:hAnsi="Palatino Linotype"/>
          <w:sz w:val="20"/>
          <w:szCs w:val="20"/>
        </w:rPr>
        <w:t>with THM</w:t>
      </w:r>
      <w:r w:rsidR="00517DEF">
        <w:rPr>
          <w:rFonts w:ascii="Palatino Linotype" w:hAnsi="Palatino Linotype"/>
          <w:sz w:val="20"/>
          <w:szCs w:val="20"/>
        </w:rPr>
        <w:t>s</w:t>
      </w:r>
      <w:r w:rsidRPr="005612E2">
        <w:rPr>
          <w:rFonts w:ascii="Palatino Linotype" w:hAnsi="Palatino Linotype"/>
          <w:sz w:val="20"/>
          <w:szCs w:val="20"/>
        </w:rPr>
        <w:t>. We withheld the same</w:t>
      </w:r>
      <w:r w:rsidR="00DC4D62">
        <w:rPr>
          <w:rFonts w:ascii="Palatino Linotype" w:hAnsi="Palatino Linotype"/>
          <w:sz w:val="20"/>
          <w:szCs w:val="20"/>
        </w:rPr>
        <w:t xml:space="preserve"> 2,000</w:t>
      </w:r>
      <w:r w:rsidRPr="005612E2">
        <w:rPr>
          <w:rFonts w:ascii="Palatino Linotype" w:hAnsi="Palatino Linotype"/>
          <w:sz w:val="20"/>
          <w:szCs w:val="20"/>
        </w:rPr>
        <w:t xml:space="preserve"> plots as before, once again separating</w:t>
      </w:r>
      <w:r w:rsidR="00DC4D62">
        <w:rPr>
          <w:rFonts w:ascii="Palatino Linotype" w:hAnsi="Palatino Linotype"/>
          <w:sz w:val="20"/>
          <w:szCs w:val="20"/>
        </w:rPr>
        <w:t xml:space="preserve"> out those for</w:t>
      </w:r>
      <w:r w:rsidRPr="005612E2">
        <w:rPr>
          <w:rFonts w:ascii="Palatino Linotype" w:hAnsi="Palatino Linotype"/>
          <w:sz w:val="20"/>
          <w:szCs w:val="20"/>
        </w:rPr>
        <w:t xml:space="preserve"> training, validation, and testing data. The </w:t>
      </w:r>
      <w:r w:rsidR="00517DEF">
        <w:rPr>
          <w:rFonts w:ascii="Palatino Linotype" w:hAnsi="Palatino Linotype"/>
          <w:sz w:val="20"/>
          <w:szCs w:val="20"/>
        </w:rPr>
        <w:t>THM</w:t>
      </w:r>
      <w:r w:rsidRPr="005612E2">
        <w:rPr>
          <w:rFonts w:ascii="Palatino Linotype" w:hAnsi="Palatino Linotype"/>
          <w:sz w:val="20"/>
          <w:szCs w:val="20"/>
        </w:rPr>
        <w:t xml:space="preserve">s were generated for each plot using the </w:t>
      </w:r>
      <w:proofErr w:type="spellStart"/>
      <w:r w:rsidRPr="005612E2">
        <w:rPr>
          <w:rFonts w:ascii="Palatino Linotype" w:hAnsi="Palatino Linotype"/>
          <w:sz w:val="20"/>
          <w:szCs w:val="20"/>
        </w:rPr>
        <w:t>rLiDAR</w:t>
      </w:r>
      <w:proofErr w:type="spellEnd"/>
      <w:r w:rsidRPr="005612E2">
        <w:rPr>
          <w:rFonts w:ascii="Palatino Linotype" w:hAnsi="Palatino Linotype"/>
          <w:sz w:val="20"/>
          <w:szCs w:val="20"/>
        </w:rPr>
        <w:t xml:space="preserve"> package for the R programming language </w:t>
      </w:r>
      <w:r w:rsidR="004A5686">
        <w:rPr>
          <w:rFonts w:ascii="Palatino Linotype" w:hAnsi="Palatino Linotype"/>
          <w:sz w:val="20"/>
          <w:szCs w:val="20"/>
        </w:rPr>
        <w:t>[14]</w:t>
      </w:r>
      <w:r w:rsidRPr="005612E2">
        <w:rPr>
          <w:rFonts w:ascii="Palatino Linotype" w:hAnsi="Palatino Linotype"/>
          <w:sz w:val="20"/>
          <w:szCs w:val="20"/>
        </w:rPr>
        <w:t>. These metrics included measures of height percentiles, height summary statistics,</w:t>
      </w:r>
      <w:ins w:id="118" w:author="Elias Ayrey" w:date="2018-03-07T15:26:00Z">
        <w:r w:rsidR="00F349DD">
          <w:rPr>
            <w:rFonts w:ascii="Palatino Linotype" w:hAnsi="Palatino Linotype"/>
            <w:sz w:val="20"/>
            <w:szCs w:val="20"/>
          </w:rPr>
          <w:t xml:space="preserve"> and</w:t>
        </w:r>
      </w:ins>
      <w:r w:rsidRPr="005612E2">
        <w:rPr>
          <w:rFonts w:ascii="Palatino Linotype" w:hAnsi="Palatino Linotype"/>
          <w:sz w:val="20"/>
          <w:szCs w:val="20"/>
        </w:rPr>
        <w:t xml:space="preserve"> percentages of returns above thresholds</w:t>
      </w:r>
      <w:ins w:id="119" w:author="Elias Ayrey" w:date="2018-03-07T15:26:00Z">
        <w:r w:rsidR="00F349DD">
          <w:rPr>
            <w:rFonts w:ascii="Palatino Linotype" w:hAnsi="Palatino Linotype"/>
            <w:sz w:val="20"/>
            <w:szCs w:val="20"/>
          </w:rPr>
          <w:t>.</w:t>
        </w:r>
      </w:ins>
      <w:del w:id="120" w:author="Elias Ayrey" w:date="2018-03-07T15:26:00Z">
        <w:r w:rsidRPr="005612E2" w:rsidDel="00F349DD">
          <w:rPr>
            <w:rFonts w:ascii="Palatino Linotype" w:hAnsi="Palatino Linotype"/>
            <w:sz w:val="20"/>
            <w:szCs w:val="20"/>
          </w:rPr>
          <w:delText>, and return counts</w:delText>
        </w:r>
      </w:del>
      <w:r w:rsidRPr="005612E2">
        <w:rPr>
          <w:rFonts w:ascii="Palatino Linotype" w:hAnsi="Palatino Linotype"/>
          <w:sz w:val="20"/>
          <w:szCs w:val="20"/>
        </w:rPr>
        <w:t xml:space="preserve">. </w:t>
      </w:r>
    </w:p>
    <w:p w14:paraId="48BCD1B4" w14:textId="34D188AE" w:rsidR="00F349DD" w:rsidRDefault="00C512D9" w:rsidP="004A5686">
      <w:pPr>
        <w:spacing w:line="260" w:lineRule="atLeast"/>
        <w:ind w:firstLine="720"/>
        <w:contextualSpacing/>
        <w:jc w:val="both"/>
        <w:rPr>
          <w:ins w:id="121" w:author="Elias Ayrey" w:date="2018-03-07T15:27:00Z"/>
          <w:rFonts w:ascii="Palatino Linotype" w:hAnsi="Palatino Linotype"/>
          <w:sz w:val="20"/>
          <w:szCs w:val="20"/>
        </w:rPr>
      </w:pPr>
      <w:r w:rsidRPr="005612E2">
        <w:rPr>
          <w:rFonts w:ascii="Palatino Linotype" w:hAnsi="Palatino Linotype"/>
          <w:sz w:val="20"/>
          <w:szCs w:val="20"/>
        </w:rPr>
        <w:t xml:space="preserve">For the purposes of model selection, we first generated small random forest models </w:t>
      </w:r>
      <w:r w:rsidR="00716B57" w:rsidRPr="005612E2">
        <w:rPr>
          <w:rFonts w:ascii="Palatino Linotype" w:hAnsi="Palatino Linotype"/>
          <w:sz w:val="20"/>
          <w:szCs w:val="20"/>
        </w:rPr>
        <w:t xml:space="preserve">consisting of only 50 decision trees </w:t>
      </w:r>
      <w:r w:rsidRPr="005612E2">
        <w:rPr>
          <w:rFonts w:ascii="Palatino Linotype" w:hAnsi="Palatino Linotype"/>
          <w:sz w:val="20"/>
          <w:szCs w:val="20"/>
        </w:rPr>
        <w:t xml:space="preserve">for each of the three forest attributes. We then generated importance values for each </w:t>
      </w:r>
      <w:ins w:id="122" w:author="Elias Ayrey" w:date="2018-03-07T15:26:00Z">
        <w:r w:rsidR="00F349DD">
          <w:rPr>
            <w:rFonts w:ascii="Palatino Linotype" w:hAnsi="Palatino Linotype"/>
            <w:sz w:val="20"/>
            <w:szCs w:val="20"/>
          </w:rPr>
          <w:t xml:space="preserve">THM </w:t>
        </w:r>
      </w:ins>
      <w:r w:rsidRPr="005612E2">
        <w:rPr>
          <w:rFonts w:ascii="Palatino Linotype" w:hAnsi="Palatino Linotype"/>
          <w:sz w:val="20"/>
          <w:szCs w:val="20"/>
        </w:rPr>
        <w:t xml:space="preserve">covariate using conditional variable importance, which is less prone </w:t>
      </w:r>
      <w:r w:rsidR="0080773E">
        <w:rPr>
          <w:rFonts w:ascii="Palatino Linotype" w:hAnsi="Palatino Linotype"/>
          <w:sz w:val="20"/>
          <w:szCs w:val="20"/>
        </w:rPr>
        <w:t xml:space="preserve">to </w:t>
      </w:r>
      <w:r w:rsidRPr="005612E2">
        <w:rPr>
          <w:rFonts w:ascii="Palatino Linotype" w:hAnsi="Palatino Linotype"/>
          <w:sz w:val="20"/>
          <w:szCs w:val="20"/>
        </w:rPr>
        <w:t xml:space="preserve">importance inflation due to correlated variables </w:t>
      </w:r>
      <w:r w:rsidR="001455C2">
        <w:rPr>
          <w:rFonts w:ascii="Palatino Linotype" w:hAnsi="Palatino Linotype"/>
          <w:sz w:val="20"/>
          <w:szCs w:val="20"/>
        </w:rPr>
        <w:t>[</w:t>
      </w:r>
      <w:r w:rsidR="00CE5CA7">
        <w:rPr>
          <w:rFonts w:ascii="Palatino Linotype" w:hAnsi="Palatino Linotype"/>
          <w:sz w:val="20"/>
          <w:szCs w:val="20"/>
        </w:rPr>
        <w:t>57</w:t>
      </w:r>
      <w:r w:rsidR="001455C2">
        <w:rPr>
          <w:rFonts w:ascii="Palatino Linotype" w:hAnsi="Palatino Linotype"/>
          <w:sz w:val="20"/>
          <w:szCs w:val="20"/>
        </w:rPr>
        <w:t>]</w:t>
      </w:r>
      <w:r w:rsidRPr="005612E2">
        <w:rPr>
          <w:rFonts w:ascii="Palatino Linotype" w:hAnsi="Palatino Linotype"/>
          <w:sz w:val="20"/>
          <w:szCs w:val="20"/>
        </w:rPr>
        <w:t xml:space="preserve">. </w:t>
      </w:r>
    </w:p>
    <w:p w14:paraId="1F80491B" w14:textId="67090A72" w:rsidR="00F349DD" w:rsidRDefault="00273C03" w:rsidP="009C6355">
      <w:pPr>
        <w:spacing w:line="260" w:lineRule="atLeast"/>
        <w:ind w:firstLine="720"/>
        <w:contextualSpacing/>
        <w:jc w:val="both"/>
        <w:rPr>
          <w:ins w:id="123" w:author="Elias Ayrey" w:date="2018-03-07T15:27:00Z"/>
          <w:rFonts w:ascii="Palatino Linotype" w:hAnsi="Palatino Linotype"/>
          <w:sz w:val="20"/>
          <w:szCs w:val="20"/>
        </w:rPr>
      </w:pPr>
      <w:ins w:id="124" w:author="Elias Ayrey" w:date="2018-03-03T15:02:00Z">
        <w:r>
          <w:rPr>
            <w:rFonts w:ascii="Palatino Linotype" w:hAnsi="Palatino Linotype"/>
            <w:sz w:val="20"/>
            <w:szCs w:val="20"/>
          </w:rPr>
          <w:t>Using the top ten</w:t>
        </w:r>
      </w:ins>
      <w:ins w:id="125" w:author="Elias Ayrey" w:date="2018-03-03T15:08:00Z">
        <w:r w:rsidR="008D5D98">
          <w:rPr>
            <w:rFonts w:ascii="Palatino Linotype" w:hAnsi="Palatino Linotype"/>
            <w:sz w:val="20"/>
            <w:szCs w:val="20"/>
          </w:rPr>
          <w:t xml:space="preserve"> most</w:t>
        </w:r>
      </w:ins>
      <w:ins w:id="126" w:author="Elias Ayrey" w:date="2018-03-03T15:02:00Z">
        <w:r>
          <w:rPr>
            <w:rFonts w:ascii="Palatino Linotype" w:hAnsi="Palatino Linotype"/>
            <w:sz w:val="20"/>
            <w:szCs w:val="20"/>
          </w:rPr>
          <w:t xml:space="preserve"> important predictors of each attribute, we developed generalized linear mixed models </w:t>
        </w:r>
      </w:ins>
      <w:ins w:id="127" w:author="Elias Ayrey" w:date="2018-03-03T15:08:00Z">
        <w:r w:rsidR="008D5D98">
          <w:rPr>
            <w:rFonts w:ascii="Palatino Linotype" w:hAnsi="Palatino Linotype"/>
            <w:sz w:val="20"/>
            <w:szCs w:val="20"/>
          </w:rPr>
          <w:t>with</w:t>
        </w:r>
      </w:ins>
      <w:ins w:id="128" w:author="Elias Ayrey" w:date="2018-03-03T15:02:00Z">
        <w:r>
          <w:rPr>
            <w:rFonts w:ascii="Palatino Linotype" w:hAnsi="Palatino Linotype"/>
            <w:sz w:val="20"/>
            <w:szCs w:val="20"/>
          </w:rPr>
          <w:t xml:space="preserve"> site as a random effect. We</w:t>
        </w:r>
      </w:ins>
      <w:ins w:id="129" w:author="Elias Ayrey" w:date="2018-03-03T15:09:00Z">
        <w:r w:rsidR="008D5D98">
          <w:rPr>
            <w:rFonts w:ascii="Palatino Linotype" w:hAnsi="Palatino Linotype"/>
            <w:sz w:val="20"/>
            <w:szCs w:val="20"/>
          </w:rPr>
          <w:t xml:space="preserve"> then</w:t>
        </w:r>
      </w:ins>
      <w:ins w:id="130" w:author="Elias Ayrey" w:date="2018-03-03T15:02:00Z">
        <w:r>
          <w:rPr>
            <w:rFonts w:ascii="Palatino Linotype" w:hAnsi="Palatino Linotype"/>
            <w:sz w:val="20"/>
            <w:szCs w:val="20"/>
          </w:rPr>
          <w:t xml:space="preserve"> </w:t>
        </w:r>
      </w:ins>
      <w:ins w:id="131" w:author="Elias Ayrey" w:date="2018-03-03T15:04:00Z">
        <w:r>
          <w:rPr>
            <w:rFonts w:ascii="Palatino Linotype" w:hAnsi="Palatino Linotype"/>
            <w:sz w:val="20"/>
            <w:szCs w:val="20"/>
          </w:rPr>
          <w:t xml:space="preserve">performed </w:t>
        </w:r>
      </w:ins>
      <w:ins w:id="132" w:author="Elias Ayrey" w:date="2018-03-03T15:08:00Z">
        <w:r w:rsidR="008D5D98">
          <w:rPr>
            <w:rFonts w:ascii="Palatino Linotype" w:hAnsi="Palatino Linotype"/>
            <w:sz w:val="20"/>
            <w:szCs w:val="20"/>
          </w:rPr>
          <w:t>reverse</w:t>
        </w:r>
      </w:ins>
      <w:ins w:id="133" w:author="Elias Ayrey" w:date="2018-03-03T15:05:00Z">
        <w:r>
          <w:rPr>
            <w:rFonts w:ascii="Palatino Linotype" w:hAnsi="Palatino Linotype"/>
            <w:sz w:val="20"/>
            <w:szCs w:val="20"/>
          </w:rPr>
          <w:t xml:space="preserve"> </w:t>
        </w:r>
      </w:ins>
      <w:ins w:id="134" w:author="Elias Ayrey" w:date="2018-03-03T15:04:00Z">
        <w:r>
          <w:rPr>
            <w:rFonts w:ascii="Palatino Linotype" w:hAnsi="Palatino Linotype"/>
            <w:sz w:val="20"/>
            <w:szCs w:val="20"/>
          </w:rPr>
          <w:t xml:space="preserve">stepwise regression to </w:t>
        </w:r>
      </w:ins>
      <w:ins w:id="135" w:author="Elias Ayrey" w:date="2018-03-03T15:05:00Z">
        <w:r>
          <w:rPr>
            <w:rFonts w:ascii="Palatino Linotype" w:hAnsi="Palatino Linotype"/>
            <w:sz w:val="20"/>
            <w:szCs w:val="20"/>
          </w:rPr>
          <w:t>select a final model form</w:t>
        </w:r>
      </w:ins>
      <w:ins w:id="136" w:author="Elias Ayrey" w:date="2018-03-07T15:30:00Z">
        <w:r w:rsidR="00F349DD">
          <w:rPr>
            <w:rFonts w:ascii="Palatino Linotype" w:hAnsi="Palatino Linotype"/>
            <w:sz w:val="20"/>
            <w:szCs w:val="20"/>
          </w:rPr>
          <w:t xml:space="preserve"> [</w:t>
        </w:r>
      </w:ins>
      <w:r w:rsidR="00CE5CA7">
        <w:rPr>
          <w:rFonts w:ascii="Palatino Linotype" w:hAnsi="Palatino Linotype"/>
          <w:sz w:val="20"/>
          <w:szCs w:val="20"/>
        </w:rPr>
        <w:t>58</w:t>
      </w:r>
      <w:ins w:id="137" w:author="Elias Ayrey" w:date="2018-03-07T15:30:00Z">
        <w:r w:rsidR="00F349DD">
          <w:rPr>
            <w:rFonts w:ascii="Palatino Linotype" w:hAnsi="Palatino Linotype"/>
            <w:sz w:val="20"/>
            <w:szCs w:val="20"/>
          </w:rPr>
          <w:t>]</w:t>
        </w:r>
      </w:ins>
      <w:ins w:id="138" w:author="Elias Ayrey" w:date="2018-03-03T15:05:00Z">
        <w:r>
          <w:rPr>
            <w:rFonts w:ascii="Palatino Linotype" w:hAnsi="Palatino Linotype"/>
            <w:sz w:val="20"/>
            <w:szCs w:val="20"/>
          </w:rPr>
          <w:t xml:space="preserve">. Percent </w:t>
        </w:r>
        <w:proofErr w:type="spellStart"/>
        <w:r>
          <w:rPr>
            <w:rFonts w:ascii="Palatino Linotype" w:hAnsi="Palatino Linotype"/>
            <w:sz w:val="20"/>
            <w:szCs w:val="20"/>
          </w:rPr>
          <w:t>needleleaf</w:t>
        </w:r>
        <w:proofErr w:type="spellEnd"/>
        <w:r>
          <w:rPr>
            <w:rFonts w:ascii="Palatino Linotype" w:hAnsi="Palatino Linotype"/>
            <w:sz w:val="20"/>
            <w:szCs w:val="20"/>
          </w:rPr>
          <w:t xml:space="preserve"> models were developed using a logistic form.</w:t>
        </w:r>
      </w:ins>
      <w:ins w:id="139" w:author="Elias Ayrey" w:date="2018-03-03T15:07:00Z">
        <w:r>
          <w:rPr>
            <w:rFonts w:ascii="Palatino Linotype" w:hAnsi="Palatino Linotype"/>
            <w:sz w:val="20"/>
            <w:szCs w:val="20"/>
          </w:rPr>
          <w:t xml:space="preserve"> </w:t>
        </w:r>
      </w:ins>
      <w:r w:rsidR="009C6355" w:rsidRPr="005612E2">
        <w:rPr>
          <w:rFonts w:ascii="Palatino Linotype" w:hAnsi="Palatino Linotype"/>
          <w:sz w:val="20"/>
          <w:szCs w:val="20"/>
        </w:rPr>
        <w:t>The withheld testing data w</w:t>
      </w:r>
      <w:r w:rsidR="009C6355">
        <w:rPr>
          <w:rFonts w:ascii="Palatino Linotype" w:hAnsi="Palatino Linotype"/>
          <w:sz w:val="20"/>
          <w:szCs w:val="20"/>
        </w:rPr>
        <w:t>ere</w:t>
      </w:r>
      <w:r w:rsidR="009C6355" w:rsidRPr="005612E2">
        <w:rPr>
          <w:rFonts w:ascii="Palatino Linotype" w:hAnsi="Palatino Linotype"/>
          <w:sz w:val="20"/>
          <w:szCs w:val="20"/>
        </w:rPr>
        <w:t xml:space="preserve"> used to assess model performance.</w:t>
      </w:r>
    </w:p>
    <w:p w14:paraId="2D192248" w14:textId="61739CE4" w:rsidR="006C217E" w:rsidRDefault="00273C03" w:rsidP="004A5686">
      <w:pPr>
        <w:spacing w:line="260" w:lineRule="atLeast"/>
        <w:ind w:firstLine="720"/>
        <w:contextualSpacing/>
        <w:jc w:val="both"/>
        <w:rPr>
          <w:ins w:id="140" w:author="Elias Ayrey" w:date="2018-03-08T16:39:00Z"/>
          <w:rFonts w:ascii="Palatino Linotype" w:hAnsi="Palatino Linotype"/>
          <w:sz w:val="20"/>
          <w:szCs w:val="20"/>
        </w:rPr>
      </w:pPr>
      <w:ins w:id="141" w:author="Elias Ayrey" w:date="2018-03-03T15:06:00Z">
        <w:r>
          <w:rPr>
            <w:rFonts w:ascii="Palatino Linotype" w:hAnsi="Palatino Linotype"/>
            <w:sz w:val="20"/>
            <w:szCs w:val="20"/>
          </w:rPr>
          <w:t xml:space="preserve">Next we </w:t>
        </w:r>
      </w:ins>
      <w:ins w:id="142" w:author="Elias Ayrey" w:date="2018-03-03T15:07:00Z">
        <w:r>
          <w:rPr>
            <w:rFonts w:ascii="Palatino Linotype" w:hAnsi="Palatino Linotype"/>
            <w:sz w:val="20"/>
            <w:szCs w:val="20"/>
          </w:rPr>
          <w:t xml:space="preserve">developed </w:t>
        </w:r>
      </w:ins>
      <w:ins w:id="143" w:author="Elias Ayrey" w:date="2018-03-03T15:09:00Z">
        <w:r w:rsidR="008D5D98">
          <w:rPr>
            <w:rFonts w:ascii="Palatino Linotype" w:hAnsi="Palatino Linotype"/>
            <w:sz w:val="20"/>
            <w:szCs w:val="20"/>
          </w:rPr>
          <w:t>new</w:t>
        </w:r>
      </w:ins>
      <w:ins w:id="144" w:author="Elias Ayrey" w:date="2018-03-03T15:06:00Z">
        <w:r>
          <w:rPr>
            <w:rFonts w:ascii="Palatino Linotype" w:hAnsi="Palatino Linotype"/>
            <w:sz w:val="20"/>
            <w:szCs w:val="20"/>
          </w:rPr>
          <w:t xml:space="preserve"> random forest models. </w:t>
        </w:r>
      </w:ins>
      <w:ins w:id="145" w:author="Elias Ayrey" w:date="2018-03-07T15:36:00Z">
        <w:r w:rsidR="009C6355">
          <w:rPr>
            <w:rFonts w:ascii="Palatino Linotype" w:hAnsi="Palatino Linotype"/>
            <w:sz w:val="20"/>
            <w:szCs w:val="20"/>
          </w:rPr>
          <w:t xml:space="preserve">Random forest can </w:t>
        </w:r>
      </w:ins>
      <w:ins w:id="146" w:author="Elias Ayrey" w:date="2018-03-07T15:37:00Z">
        <w:r w:rsidR="009C6355">
          <w:rPr>
            <w:rFonts w:ascii="Palatino Linotype" w:hAnsi="Palatino Linotype"/>
            <w:sz w:val="20"/>
            <w:szCs w:val="20"/>
          </w:rPr>
          <w:t>occasionally</w:t>
        </w:r>
      </w:ins>
      <w:ins w:id="147" w:author="Elias Ayrey" w:date="2018-03-07T15:36:00Z">
        <w:r w:rsidR="009C6355">
          <w:rPr>
            <w:rFonts w:ascii="Palatino Linotype" w:hAnsi="Palatino Linotype"/>
            <w:sz w:val="20"/>
            <w:szCs w:val="20"/>
          </w:rPr>
          <w:t xml:space="preserve"> benefit from variable selection in instances in which there are a large number </w:t>
        </w:r>
      </w:ins>
      <w:ins w:id="148" w:author="Elias Ayrey" w:date="2018-03-07T15:37:00Z">
        <w:r w:rsidR="009C6355">
          <w:rPr>
            <w:rFonts w:ascii="Palatino Linotype" w:hAnsi="Palatino Linotype"/>
            <w:sz w:val="20"/>
            <w:szCs w:val="20"/>
          </w:rPr>
          <w:t>unimportant</w:t>
        </w:r>
      </w:ins>
      <w:ins w:id="149" w:author="Elias Ayrey" w:date="2018-03-07T15:36:00Z">
        <w:r w:rsidR="009C6355">
          <w:rPr>
            <w:rFonts w:ascii="Palatino Linotype" w:hAnsi="Palatino Linotype"/>
            <w:sz w:val="20"/>
            <w:szCs w:val="20"/>
          </w:rPr>
          <w:t xml:space="preserve"> variables</w:t>
        </w:r>
      </w:ins>
      <w:ins w:id="150" w:author="Elias Ayrey" w:date="2018-03-07T15:37:00Z">
        <w:r w:rsidR="009C6355">
          <w:rPr>
            <w:rFonts w:ascii="Palatino Linotype" w:hAnsi="Palatino Linotype"/>
            <w:sz w:val="20"/>
            <w:szCs w:val="20"/>
          </w:rPr>
          <w:t xml:space="preserve"> [5</w:t>
        </w:r>
      </w:ins>
      <w:r w:rsidR="00BE6F42">
        <w:rPr>
          <w:rFonts w:ascii="Palatino Linotype" w:hAnsi="Palatino Linotype"/>
          <w:sz w:val="20"/>
          <w:szCs w:val="20"/>
        </w:rPr>
        <w:t>9</w:t>
      </w:r>
      <w:ins w:id="151" w:author="Elias Ayrey" w:date="2018-03-07T15:37:00Z">
        <w:r w:rsidR="009C6355">
          <w:rPr>
            <w:rFonts w:ascii="Palatino Linotype" w:hAnsi="Palatino Linotype"/>
            <w:sz w:val="20"/>
            <w:szCs w:val="20"/>
          </w:rPr>
          <w:t>]</w:t>
        </w:r>
      </w:ins>
      <w:ins w:id="152" w:author="Elias Ayrey" w:date="2018-03-07T15:36:00Z">
        <w:r w:rsidR="009C6355">
          <w:rPr>
            <w:rFonts w:ascii="Palatino Linotype" w:hAnsi="Palatino Linotype"/>
            <w:sz w:val="20"/>
            <w:szCs w:val="20"/>
          </w:rPr>
          <w:t xml:space="preserve">. </w:t>
        </w:r>
      </w:ins>
      <w:r w:rsidR="00C512D9" w:rsidRPr="005612E2">
        <w:rPr>
          <w:rFonts w:ascii="Palatino Linotype" w:hAnsi="Palatino Linotype"/>
          <w:sz w:val="20"/>
          <w:szCs w:val="20"/>
        </w:rPr>
        <w:t xml:space="preserve">Using </w:t>
      </w:r>
      <w:ins w:id="153" w:author="Elias Ayrey" w:date="2018-03-03T15:06:00Z">
        <w:r w:rsidRPr="005612E2">
          <w:rPr>
            <w:rFonts w:ascii="Palatino Linotype" w:hAnsi="Palatino Linotype"/>
            <w:sz w:val="20"/>
            <w:szCs w:val="20"/>
          </w:rPr>
          <w:t>th</w:t>
        </w:r>
        <w:r>
          <w:rPr>
            <w:rFonts w:ascii="Palatino Linotype" w:hAnsi="Palatino Linotype"/>
            <w:sz w:val="20"/>
            <w:szCs w:val="20"/>
          </w:rPr>
          <w:t>e preliminary</w:t>
        </w:r>
        <w:r w:rsidRPr="005612E2">
          <w:rPr>
            <w:rFonts w:ascii="Palatino Linotype" w:hAnsi="Palatino Linotype"/>
            <w:sz w:val="20"/>
            <w:szCs w:val="20"/>
          </w:rPr>
          <w:t xml:space="preserve"> </w:t>
        </w:r>
      </w:ins>
      <w:r w:rsidR="00C512D9" w:rsidRPr="005612E2">
        <w:rPr>
          <w:rFonts w:ascii="Palatino Linotype" w:hAnsi="Palatino Linotype"/>
          <w:sz w:val="20"/>
          <w:szCs w:val="20"/>
        </w:rPr>
        <w:t>importance values, we removed 15 % of the variables with the lowest importance and then re</w:t>
      </w:r>
      <w:r w:rsidR="0080773E">
        <w:rPr>
          <w:rFonts w:ascii="Palatino Linotype" w:hAnsi="Palatino Linotype"/>
          <w:sz w:val="20"/>
          <w:szCs w:val="20"/>
        </w:rPr>
        <w:t>-</w:t>
      </w:r>
      <w:r w:rsidR="00C512D9" w:rsidRPr="005612E2">
        <w:rPr>
          <w:rFonts w:ascii="Palatino Linotype" w:hAnsi="Palatino Linotype"/>
          <w:sz w:val="20"/>
          <w:szCs w:val="20"/>
        </w:rPr>
        <w:t xml:space="preserve">ran the model. We continued this process until all variables had been removed, </w:t>
      </w:r>
      <w:r w:rsidR="00517DEF">
        <w:rPr>
          <w:rFonts w:ascii="Palatino Linotype" w:hAnsi="Palatino Linotype"/>
          <w:sz w:val="20"/>
          <w:szCs w:val="20"/>
        </w:rPr>
        <w:t xml:space="preserve">and </w:t>
      </w:r>
      <w:r w:rsidR="00C512D9" w:rsidRPr="005612E2">
        <w:rPr>
          <w:rFonts w:ascii="Palatino Linotype" w:hAnsi="Palatino Linotype"/>
          <w:sz w:val="20"/>
          <w:szCs w:val="20"/>
        </w:rPr>
        <w:t>then used the validation data to select the model</w:t>
      </w:r>
      <w:ins w:id="154" w:author="Elias Ayrey" w:date="2018-03-03T15:09:00Z">
        <w:r w:rsidR="008D5D98">
          <w:rPr>
            <w:rFonts w:ascii="Palatino Linotype" w:hAnsi="Palatino Linotype"/>
            <w:sz w:val="20"/>
            <w:szCs w:val="20"/>
          </w:rPr>
          <w:t xml:space="preserve"> form</w:t>
        </w:r>
      </w:ins>
      <w:r w:rsidR="00C512D9" w:rsidRPr="005612E2">
        <w:rPr>
          <w:rFonts w:ascii="Palatino Linotype" w:hAnsi="Palatino Linotype"/>
          <w:sz w:val="20"/>
          <w:szCs w:val="20"/>
        </w:rPr>
        <w:t xml:space="preserve"> with the lowest RMSE </w:t>
      </w:r>
      <w:r w:rsidR="001455C2">
        <w:rPr>
          <w:rFonts w:ascii="Palatino Linotype" w:hAnsi="Palatino Linotype"/>
          <w:sz w:val="20"/>
          <w:szCs w:val="20"/>
        </w:rPr>
        <w:t>[5</w:t>
      </w:r>
      <w:r w:rsidR="00BE6F42">
        <w:rPr>
          <w:rFonts w:ascii="Palatino Linotype" w:hAnsi="Palatino Linotype"/>
          <w:sz w:val="20"/>
          <w:szCs w:val="20"/>
        </w:rPr>
        <w:t>9</w:t>
      </w:r>
      <w:r w:rsidR="001455C2">
        <w:rPr>
          <w:rFonts w:ascii="Palatino Linotype" w:hAnsi="Palatino Linotype"/>
          <w:sz w:val="20"/>
          <w:szCs w:val="20"/>
        </w:rPr>
        <w:t>]</w:t>
      </w:r>
      <w:r w:rsidR="00C512D9" w:rsidRPr="005612E2">
        <w:rPr>
          <w:rFonts w:ascii="Palatino Linotype" w:hAnsi="Palatino Linotype"/>
          <w:sz w:val="20"/>
          <w:szCs w:val="20"/>
        </w:rPr>
        <w:t>.</w:t>
      </w:r>
      <w:ins w:id="155" w:author="Elias Ayrey" w:date="2018-03-07T15:38:00Z">
        <w:r w:rsidR="009C6355">
          <w:rPr>
            <w:rFonts w:ascii="Palatino Linotype" w:hAnsi="Palatino Linotype"/>
            <w:sz w:val="20"/>
            <w:szCs w:val="20"/>
          </w:rPr>
          <w:t xml:space="preserve"> Several variables were removed from the biomass and tree count models, none were removed from the percent </w:t>
        </w:r>
        <w:proofErr w:type="spellStart"/>
        <w:r w:rsidR="009C6355">
          <w:rPr>
            <w:rFonts w:ascii="Palatino Linotype" w:hAnsi="Palatino Linotype"/>
            <w:sz w:val="20"/>
            <w:szCs w:val="20"/>
          </w:rPr>
          <w:t>needleleaf</w:t>
        </w:r>
        <w:proofErr w:type="spellEnd"/>
        <w:r w:rsidR="009C6355">
          <w:rPr>
            <w:rFonts w:ascii="Palatino Linotype" w:hAnsi="Palatino Linotype"/>
            <w:sz w:val="20"/>
            <w:szCs w:val="20"/>
          </w:rPr>
          <w:t xml:space="preserve"> model.</w:t>
        </w:r>
      </w:ins>
      <w:r w:rsidR="00C512D9" w:rsidRPr="005612E2">
        <w:rPr>
          <w:rFonts w:ascii="Palatino Linotype" w:hAnsi="Palatino Linotype"/>
          <w:sz w:val="20"/>
          <w:szCs w:val="20"/>
        </w:rPr>
        <w:t xml:space="preserve"> </w:t>
      </w:r>
      <w:ins w:id="156" w:author="Elias Ayrey" w:date="2018-03-07T15:38:00Z">
        <w:r w:rsidR="009C6355">
          <w:rPr>
            <w:rFonts w:ascii="Palatino Linotype" w:hAnsi="Palatino Linotype"/>
            <w:sz w:val="20"/>
            <w:szCs w:val="20"/>
          </w:rPr>
          <w:t>N</w:t>
        </w:r>
      </w:ins>
      <w:r w:rsidR="00C512D9" w:rsidRPr="005612E2">
        <w:rPr>
          <w:rFonts w:ascii="Palatino Linotype" w:hAnsi="Palatino Linotype"/>
          <w:sz w:val="20"/>
          <w:szCs w:val="20"/>
        </w:rPr>
        <w:t>ew model</w:t>
      </w:r>
      <w:ins w:id="157" w:author="Elias Ayrey" w:date="2018-03-07T15:39:00Z">
        <w:r w:rsidR="009C6355">
          <w:rPr>
            <w:rFonts w:ascii="Palatino Linotype" w:hAnsi="Palatino Linotype"/>
            <w:sz w:val="20"/>
            <w:szCs w:val="20"/>
          </w:rPr>
          <w:t>s</w:t>
        </w:r>
      </w:ins>
      <w:r w:rsidR="00C512D9" w:rsidRPr="005612E2">
        <w:rPr>
          <w:rFonts w:ascii="Palatino Linotype" w:hAnsi="Palatino Linotype"/>
          <w:sz w:val="20"/>
          <w:szCs w:val="20"/>
        </w:rPr>
        <w:t xml:space="preserve"> </w:t>
      </w:r>
      <w:ins w:id="158" w:author="Elias Ayrey" w:date="2018-03-07T15:39:00Z">
        <w:r w:rsidR="009C6355" w:rsidRPr="005612E2">
          <w:rPr>
            <w:rFonts w:ascii="Palatino Linotype" w:hAnsi="Palatino Linotype"/>
            <w:sz w:val="20"/>
            <w:szCs w:val="20"/>
          </w:rPr>
          <w:t>w</w:t>
        </w:r>
        <w:r w:rsidR="009C6355">
          <w:rPr>
            <w:rFonts w:ascii="Palatino Linotype" w:hAnsi="Palatino Linotype"/>
            <w:sz w:val="20"/>
            <w:szCs w:val="20"/>
          </w:rPr>
          <w:t>ere</w:t>
        </w:r>
        <w:r w:rsidR="009C6355" w:rsidRPr="005612E2">
          <w:rPr>
            <w:rFonts w:ascii="Palatino Linotype" w:hAnsi="Palatino Linotype"/>
            <w:sz w:val="20"/>
            <w:szCs w:val="20"/>
          </w:rPr>
          <w:t xml:space="preserve"> </w:t>
        </w:r>
      </w:ins>
      <w:r w:rsidR="00C512D9" w:rsidRPr="005612E2">
        <w:rPr>
          <w:rFonts w:ascii="Palatino Linotype" w:hAnsi="Palatino Linotype"/>
          <w:sz w:val="20"/>
          <w:szCs w:val="20"/>
        </w:rPr>
        <w:t xml:space="preserve">then trained using these variables with 1000 decision trees. The withheld testing data </w:t>
      </w:r>
      <w:r w:rsidR="00517DEF" w:rsidRPr="005612E2">
        <w:rPr>
          <w:rFonts w:ascii="Palatino Linotype" w:hAnsi="Palatino Linotype"/>
          <w:sz w:val="20"/>
          <w:szCs w:val="20"/>
        </w:rPr>
        <w:t>w</w:t>
      </w:r>
      <w:r w:rsidR="009C6355">
        <w:rPr>
          <w:rFonts w:ascii="Palatino Linotype" w:hAnsi="Palatino Linotype"/>
          <w:sz w:val="20"/>
          <w:szCs w:val="20"/>
        </w:rPr>
        <w:t>ere again</w:t>
      </w:r>
      <w:r w:rsidR="00517DEF" w:rsidRPr="005612E2">
        <w:rPr>
          <w:rFonts w:ascii="Palatino Linotype" w:hAnsi="Palatino Linotype"/>
          <w:sz w:val="20"/>
          <w:szCs w:val="20"/>
        </w:rPr>
        <w:t xml:space="preserve"> </w:t>
      </w:r>
      <w:r w:rsidR="00C512D9" w:rsidRPr="005612E2">
        <w:rPr>
          <w:rFonts w:ascii="Palatino Linotype" w:hAnsi="Palatino Linotype"/>
          <w:sz w:val="20"/>
          <w:szCs w:val="20"/>
        </w:rPr>
        <w:t>used to assess model performance.</w:t>
      </w:r>
    </w:p>
    <w:p w14:paraId="4A540D70" w14:textId="4E3AC3A0" w:rsidR="004A5686" w:rsidRDefault="0063003C" w:rsidP="004A5686">
      <w:pPr>
        <w:spacing w:line="260" w:lineRule="atLeast"/>
        <w:ind w:firstLine="720"/>
        <w:contextualSpacing/>
        <w:jc w:val="both"/>
        <w:rPr>
          <w:rFonts w:ascii="Palatino Linotype" w:hAnsi="Palatino Linotype"/>
          <w:sz w:val="20"/>
          <w:szCs w:val="20"/>
        </w:rPr>
      </w:pPr>
      <w:ins w:id="159" w:author="Elias Ayrey" w:date="2018-03-08T16:35:00Z">
        <w:r>
          <w:rPr>
            <w:rFonts w:ascii="Palatino Linotype" w:hAnsi="Palatino Linotype"/>
            <w:sz w:val="20"/>
            <w:szCs w:val="20"/>
          </w:rPr>
          <w:lastRenderedPageBreak/>
          <w:t>All models were graphically examined using one-to-one plot</w:t>
        </w:r>
      </w:ins>
      <w:ins w:id="160" w:author="Elias Ayrey" w:date="2018-03-08T16:36:00Z">
        <w:r>
          <w:rPr>
            <w:rFonts w:ascii="Palatino Linotype" w:hAnsi="Palatino Linotype"/>
            <w:sz w:val="20"/>
            <w:szCs w:val="20"/>
          </w:rPr>
          <w:t>s</w:t>
        </w:r>
      </w:ins>
      <w:ins w:id="161" w:author="Elias Ayrey" w:date="2018-03-08T16:35:00Z">
        <w:r>
          <w:rPr>
            <w:rFonts w:ascii="Palatino Linotype" w:hAnsi="Palatino Linotype"/>
            <w:sz w:val="20"/>
            <w:szCs w:val="20"/>
          </w:rPr>
          <w:t xml:space="preserve"> between observed </w:t>
        </w:r>
      </w:ins>
      <w:ins w:id="162" w:author="Elias Ayrey" w:date="2018-03-08T16:36:00Z">
        <w:r>
          <w:rPr>
            <w:rFonts w:ascii="Palatino Linotype" w:hAnsi="Palatino Linotype"/>
            <w:sz w:val="20"/>
            <w:szCs w:val="20"/>
          </w:rPr>
          <w:t xml:space="preserve">field measurements and model predictions. In addition to a one-to-one line, loess regression was to fit a moving </w:t>
        </w:r>
        <w:proofErr w:type="spellStart"/>
        <w:r>
          <w:rPr>
            <w:rFonts w:ascii="Palatino Linotype" w:hAnsi="Palatino Linotype"/>
            <w:sz w:val="20"/>
            <w:szCs w:val="20"/>
          </w:rPr>
          <w:t>trendline</w:t>
        </w:r>
        <w:proofErr w:type="spellEnd"/>
        <w:r>
          <w:rPr>
            <w:rFonts w:ascii="Palatino Linotype" w:hAnsi="Palatino Linotype"/>
            <w:sz w:val="20"/>
            <w:szCs w:val="20"/>
          </w:rPr>
          <w:t xml:space="preserve"> to this</w:t>
        </w:r>
      </w:ins>
      <w:ins w:id="163" w:author="Elias Ayrey" w:date="2018-03-08T16:37:00Z">
        <w:r>
          <w:rPr>
            <w:rFonts w:ascii="Palatino Linotype" w:hAnsi="Palatino Linotype"/>
            <w:sz w:val="20"/>
            <w:szCs w:val="20"/>
          </w:rPr>
          <w:t xml:space="preserve"> data. For this loess trend line, we used</w:t>
        </w:r>
      </w:ins>
      <w:ins w:id="164" w:author="Elias Ayrey" w:date="2018-03-08T16:38:00Z">
        <w:r w:rsidR="006C217E">
          <w:rPr>
            <w:rFonts w:ascii="Palatino Linotype" w:hAnsi="Palatino Linotype"/>
            <w:sz w:val="20"/>
            <w:szCs w:val="20"/>
          </w:rPr>
          <w:t xml:space="preserve"> second order polynomials </w:t>
        </w:r>
      </w:ins>
      <w:ins w:id="165" w:author="Elias Ayrey" w:date="2018-03-08T16:39:00Z">
        <w:r w:rsidR="006C217E">
          <w:rPr>
            <w:rFonts w:ascii="Palatino Linotype" w:hAnsi="Palatino Linotype"/>
            <w:sz w:val="20"/>
            <w:szCs w:val="20"/>
          </w:rPr>
          <w:t>for the fit,</w:t>
        </w:r>
      </w:ins>
      <w:ins w:id="166" w:author="Elias Ayrey" w:date="2018-03-08T16:38:00Z">
        <w:r w:rsidR="006C217E">
          <w:rPr>
            <w:rFonts w:ascii="Palatino Linotype" w:hAnsi="Palatino Linotype"/>
            <w:sz w:val="20"/>
            <w:szCs w:val="20"/>
          </w:rPr>
          <w:t xml:space="preserve"> and used</w:t>
        </w:r>
      </w:ins>
      <w:ins w:id="167" w:author="Elias Ayrey" w:date="2018-03-08T16:37:00Z">
        <w:r>
          <w:rPr>
            <w:rFonts w:ascii="Palatino Linotype" w:hAnsi="Palatino Linotype"/>
            <w:sz w:val="20"/>
            <w:szCs w:val="20"/>
          </w:rPr>
          <w:t xml:space="preserve"> </w:t>
        </w:r>
      </w:ins>
      <w:ins w:id="168" w:author="Elias Ayrey" w:date="2018-03-08T16:38:00Z">
        <w:r>
          <w:rPr>
            <w:rFonts w:ascii="Palatino Linotype" w:hAnsi="Palatino Linotype"/>
            <w:sz w:val="20"/>
            <w:szCs w:val="20"/>
          </w:rPr>
          <w:t>66 % of observation to smooth the line at each value</w:t>
        </w:r>
      </w:ins>
      <w:ins w:id="169" w:author="Elias Ayrey" w:date="2018-03-08T16:39:00Z">
        <w:r w:rsidR="006C217E">
          <w:rPr>
            <w:rFonts w:ascii="Palatino Linotype" w:hAnsi="Palatino Linotype"/>
            <w:sz w:val="20"/>
            <w:szCs w:val="20"/>
          </w:rPr>
          <w:t xml:space="preserve"> [</w:t>
        </w:r>
      </w:ins>
      <w:r w:rsidR="00BE6F42">
        <w:rPr>
          <w:rFonts w:ascii="Palatino Linotype" w:hAnsi="Palatino Linotype"/>
          <w:sz w:val="20"/>
          <w:szCs w:val="20"/>
        </w:rPr>
        <w:t>60, 61</w:t>
      </w:r>
      <w:ins w:id="170" w:author="Elias Ayrey" w:date="2018-03-08T16:39:00Z">
        <w:r w:rsidR="006C217E">
          <w:rPr>
            <w:rFonts w:ascii="Palatino Linotype" w:hAnsi="Palatino Linotype"/>
            <w:sz w:val="20"/>
            <w:szCs w:val="20"/>
          </w:rPr>
          <w:t>]</w:t>
        </w:r>
      </w:ins>
      <w:ins w:id="171" w:author="Elias Ayrey" w:date="2018-03-08T16:38:00Z">
        <w:r>
          <w:rPr>
            <w:rFonts w:ascii="Palatino Linotype" w:hAnsi="Palatino Linotype"/>
            <w:sz w:val="20"/>
            <w:szCs w:val="20"/>
          </w:rPr>
          <w:t>.</w:t>
        </w:r>
      </w:ins>
    </w:p>
    <w:p w14:paraId="15946C3D" w14:textId="77777777" w:rsidR="004A5686" w:rsidRDefault="004A5686" w:rsidP="004A5686">
      <w:pPr>
        <w:spacing w:line="260" w:lineRule="atLeast"/>
        <w:contextualSpacing/>
        <w:jc w:val="both"/>
        <w:rPr>
          <w:rFonts w:ascii="Palatino Linotype" w:hAnsi="Palatino Linotype"/>
          <w:sz w:val="20"/>
          <w:szCs w:val="20"/>
        </w:rPr>
      </w:pPr>
    </w:p>
    <w:p w14:paraId="7A091EDF" w14:textId="77777777" w:rsidR="00D76B98" w:rsidRDefault="00D76B98" w:rsidP="004A5686">
      <w:pPr>
        <w:spacing w:line="260" w:lineRule="atLeast"/>
        <w:contextualSpacing/>
        <w:jc w:val="both"/>
        <w:rPr>
          <w:b/>
        </w:rPr>
      </w:pPr>
      <w:r w:rsidRPr="004A5686">
        <w:rPr>
          <w:b/>
        </w:rPr>
        <w:t>3. Results</w:t>
      </w:r>
    </w:p>
    <w:p w14:paraId="4AF2527D" w14:textId="1E7C917D" w:rsidR="004A5686" w:rsidRDefault="004A5686" w:rsidP="00DC4D62">
      <w:pPr>
        <w:spacing w:line="260" w:lineRule="atLeast"/>
        <w:ind w:firstLine="420"/>
        <w:contextualSpacing/>
        <w:jc w:val="both"/>
        <w:rPr>
          <w:rFonts w:ascii="Palatino Linotype" w:hAnsi="Palatino Linotype"/>
          <w:sz w:val="20"/>
          <w:szCs w:val="20"/>
        </w:rPr>
      </w:pPr>
      <w:r w:rsidRPr="005612E2">
        <w:rPr>
          <w:rFonts w:ascii="Palatino Linotype" w:hAnsi="Palatino Linotype"/>
          <w:sz w:val="20"/>
          <w:szCs w:val="20"/>
        </w:rPr>
        <w:t>We</w:t>
      </w:r>
      <w:r w:rsidR="00DC4D62">
        <w:rPr>
          <w:rFonts w:ascii="Palatino Linotype" w:hAnsi="Palatino Linotype"/>
          <w:sz w:val="20"/>
          <w:szCs w:val="20"/>
        </w:rPr>
        <w:t xml:space="preserve"> first</w:t>
      </w:r>
      <w:r w:rsidRPr="005612E2">
        <w:rPr>
          <w:rFonts w:ascii="Palatino Linotype" w:hAnsi="Palatino Linotype"/>
          <w:sz w:val="20"/>
          <w:szCs w:val="20"/>
        </w:rPr>
        <w:t xml:space="preserve"> compared results in terms of </w:t>
      </w:r>
      <w:r w:rsidR="001F4A90">
        <w:rPr>
          <w:rFonts w:ascii="Palatino Linotype" w:hAnsi="Palatino Linotype"/>
          <w:sz w:val="20"/>
          <w:szCs w:val="20"/>
        </w:rPr>
        <w:t xml:space="preserve">the </w:t>
      </w:r>
      <w:r w:rsidRPr="005612E2">
        <w:rPr>
          <w:rFonts w:ascii="Palatino Linotype" w:hAnsi="Palatino Linotype"/>
          <w:sz w:val="20"/>
          <w:szCs w:val="20"/>
        </w:rPr>
        <w:t>RMSE and bias of a</w:t>
      </w:r>
      <w:r w:rsidR="00DC4D62">
        <w:rPr>
          <w:rFonts w:ascii="Palatino Linotype" w:hAnsi="Palatino Linotype"/>
          <w:sz w:val="20"/>
          <w:szCs w:val="20"/>
        </w:rPr>
        <w:t xml:space="preserve">boveground biomass predictions </w:t>
      </w:r>
      <w:r w:rsidR="001F4A90">
        <w:rPr>
          <w:rFonts w:ascii="Palatino Linotype" w:hAnsi="Palatino Linotype"/>
          <w:sz w:val="20"/>
          <w:szCs w:val="20"/>
        </w:rPr>
        <w:t>among</w:t>
      </w:r>
      <w:r w:rsidR="001F4A90" w:rsidRPr="005612E2">
        <w:rPr>
          <w:rFonts w:ascii="Palatino Linotype" w:hAnsi="Palatino Linotype"/>
          <w:sz w:val="20"/>
          <w:szCs w:val="20"/>
        </w:rPr>
        <w:t xml:space="preserve"> </w:t>
      </w:r>
      <w:r w:rsidR="001F4A90">
        <w:rPr>
          <w:rFonts w:ascii="Palatino Linotype" w:hAnsi="Palatino Linotype"/>
          <w:sz w:val="20"/>
          <w:szCs w:val="20"/>
        </w:rPr>
        <w:t>each of the</w:t>
      </w:r>
      <w:r w:rsidR="001F4A90" w:rsidRPr="005612E2">
        <w:rPr>
          <w:rFonts w:ascii="Palatino Linotype" w:hAnsi="Palatino Linotype"/>
          <w:sz w:val="20"/>
          <w:szCs w:val="20"/>
        </w:rPr>
        <w:t xml:space="preserve"> </w:t>
      </w:r>
      <w:r w:rsidRPr="005612E2">
        <w:rPr>
          <w:rFonts w:ascii="Palatino Linotype" w:hAnsi="Palatino Linotype"/>
          <w:sz w:val="20"/>
          <w:szCs w:val="20"/>
        </w:rPr>
        <w:t xml:space="preserve">five CNN architectures </w:t>
      </w:r>
      <w:r w:rsidR="001F4A90">
        <w:rPr>
          <w:rFonts w:ascii="Palatino Linotype" w:hAnsi="Palatino Linotype"/>
          <w:sz w:val="20"/>
          <w:szCs w:val="20"/>
        </w:rPr>
        <w:t>relative to</w:t>
      </w:r>
      <w:r w:rsidR="00DC4D62">
        <w:rPr>
          <w:rFonts w:ascii="Palatino Linotype" w:hAnsi="Palatino Linotype"/>
          <w:sz w:val="20"/>
          <w:szCs w:val="20"/>
        </w:rPr>
        <w:t xml:space="preserve"> the model</w:t>
      </w:r>
      <w:r w:rsidR="009C6355">
        <w:rPr>
          <w:rFonts w:ascii="Palatino Linotype" w:hAnsi="Palatino Linotype"/>
          <w:sz w:val="20"/>
          <w:szCs w:val="20"/>
        </w:rPr>
        <w:t>s</w:t>
      </w:r>
      <w:r w:rsidR="00DC4D62">
        <w:rPr>
          <w:rFonts w:ascii="Palatino Linotype" w:hAnsi="Palatino Linotype"/>
          <w:sz w:val="20"/>
          <w:szCs w:val="20"/>
        </w:rPr>
        <w:t xml:space="preserve"> trained using the THM</w:t>
      </w:r>
      <w:r w:rsidR="001F4A90">
        <w:rPr>
          <w:rFonts w:ascii="Palatino Linotype" w:hAnsi="Palatino Linotype"/>
          <w:sz w:val="20"/>
          <w:szCs w:val="20"/>
        </w:rPr>
        <w:t>s</w:t>
      </w:r>
      <w:r w:rsidR="00DC4D62">
        <w:rPr>
          <w:rFonts w:ascii="Palatino Linotype" w:hAnsi="Palatino Linotype"/>
          <w:sz w:val="20"/>
          <w:szCs w:val="20"/>
        </w:rPr>
        <w:t xml:space="preserve"> (</w:t>
      </w:r>
      <w:r w:rsidR="001F4A90" w:rsidRPr="005612E2">
        <w:rPr>
          <w:rFonts w:ascii="Palatino Linotype" w:hAnsi="Palatino Linotype"/>
          <w:sz w:val="20"/>
          <w:szCs w:val="20"/>
        </w:rPr>
        <w:t>Figure 1</w:t>
      </w:r>
      <w:r w:rsidR="00DC4D62">
        <w:rPr>
          <w:rFonts w:ascii="Palatino Linotype" w:hAnsi="Palatino Linotype"/>
          <w:sz w:val="20"/>
          <w:szCs w:val="20"/>
        </w:rPr>
        <w:t xml:space="preserve">). Four of the five architectures we tested outperformed the </w:t>
      </w:r>
      <w:ins w:id="172" w:author="Elias Ayrey" w:date="2018-03-08T16:03:00Z">
        <w:r w:rsidR="00C06D84">
          <w:rPr>
            <w:rFonts w:ascii="Palatino Linotype" w:hAnsi="Palatino Linotype"/>
            <w:sz w:val="20"/>
            <w:szCs w:val="20"/>
          </w:rPr>
          <w:t xml:space="preserve">both the linear mixed </w:t>
        </w:r>
      </w:ins>
      <w:ins w:id="173" w:author="Elias Ayrey" w:date="2018-03-08T16:06:00Z">
        <w:r w:rsidR="00C06D84">
          <w:rPr>
            <w:rFonts w:ascii="Palatino Linotype" w:hAnsi="Palatino Linotype"/>
            <w:sz w:val="20"/>
            <w:szCs w:val="20"/>
          </w:rPr>
          <w:t xml:space="preserve">model with </w:t>
        </w:r>
      </w:ins>
      <w:ins w:id="174" w:author="Elias Ayrey" w:date="2018-03-08T16:03:00Z">
        <w:r w:rsidR="00C06D84">
          <w:rPr>
            <w:rFonts w:ascii="Palatino Linotype" w:hAnsi="Palatino Linotype"/>
            <w:sz w:val="20"/>
            <w:szCs w:val="20"/>
          </w:rPr>
          <w:t>traditional height metrics (LMM-THM) and the random forest</w:t>
        </w:r>
      </w:ins>
      <w:ins w:id="175" w:author="Elias Ayrey" w:date="2018-03-08T16:07:00Z">
        <w:r w:rsidR="006F55B5">
          <w:rPr>
            <w:rFonts w:ascii="Palatino Linotype" w:hAnsi="Palatino Linotype"/>
            <w:sz w:val="20"/>
            <w:szCs w:val="20"/>
          </w:rPr>
          <w:t xml:space="preserve"> model with</w:t>
        </w:r>
      </w:ins>
      <w:ins w:id="176" w:author="Elias Ayrey" w:date="2018-03-08T16:03:00Z">
        <w:r w:rsidR="00C06D84">
          <w:rPr>
            <w:rFonts w:ascii="Palatino Linotype" w:hAnsi="Palatino Linotype"/>
            <w:sz w:val="20"/>
            <w:szCs w:val="20"/>
          </w:rPr>
          <w:t xml:space="preserve"> traditional height metrics</w:t>
        </w:r>
      </w:ins>
      <w:r w:rsidR="00DC4D62">
        <w:rPr>
          <w:rFonts w:ascii="Palatino Linotype" w:hAnsi="Palatino Linotype"/>
          <w:sz w:val="20"/>
          <w:szCs w:val="20"/>
        </w:rPr>
        <w:t xml:space="preserve"> </w:t>
      </w:r>
      <w:ins w:id="177" w:author="Elias Ayrey" w:date="2018-03-08T16:04:00Z">
        <w:r w:rsidR="00C06D84">
          <w:rPr>
            <w:rFonts w:ascii="Palatino Linotype" w:hAnsi="Palatino Linotype"/>
            <w:sz w:val="20"/>
            <w:szCs w:val="20"/>
          </w:rPr>
          <w:t>(RF-THM)</w:t>
        </w:r>
      </w:ins>
      <w:r w:rsidR="00DC4D62">
        <w:rPr>
          <w:rFonts w:ascii="Palatino Linotype" w:hAnsi="Palatino Linotype"/>
          <w:sz w:val="20"/>
          <w:szCs w:val="20"/>
        </w:rPr>
        <w:t xml:space="preserve"> in terms of RMSE.</w:t>
      </w:r>
      <w:ins w:id="178" w:author="Elias Ayrey" w:date="2018-03-08T16:02:00Z">
        <w:r w:rsidR="00C06D84" w:rsidRPr="00C06D84">
          <w:rPr>
            <w:rFonts w:ascii="Palatino Linotype" w:hAnsi="Palatino Linotype"/>
            <w:sz w:val="20"/>
            <w:szCs w:val="20"/>
          </w:rPr>
          <w:t xml:space="preserve"> </w:t>
        </w:r>
        <w:r w:rsidR="00C06D84">
          <w:rPr>
            <w:rFonts w:ascii="Palatino Linotype" w:hAnsi="Palatino Linotype"/>
            <w:sz w:val="20"/>
            <w:szCs w:val="20"/>
          </w:rPr>
          <w:t>Only the Inception-V3</w:t>
        </w:r>
      </w:ins>
      <w:r w:rsidR="00C06D84">
        <w:rPr>
          <w:rFonts w:ascii="Palatino Linotype" w:hAnsi="Palatino Linotype"/>
          <w:sz w:val="20"/>
          <w:szCs w:val="20"/>
        </w:rPr>
        <w:t xml:space="preserve"> </w:t>
      </w:r>
      <w:r w:rsidR="00C06D84" w:rsidRPr="005612E2">
        <w:rPr>
          <w:rFonts w:ascii="Palatino Linotype" w:hAnsi="Palatino Linotype"/>
          <w:sz w:val="20"/>
          <w:szCs w:val="20"/>
        </w:rPr>
        <w:t xml:space="preserve">CNN exhibited less absolute bias </w:t>
      </w:r>
      <w:r w:rsidR="00C06D84">
        <w:rPr>
          <w:rFonts w:ascii="Palatino Linotype" w:hAnsi="Palatino Linotype"/>
          <w:sz w:val="20"/>
          <w:szCs w:val="20"/>
        </w:rPr>
        <w:t>than</w:t>
      </w:r>
      <w:r w:rsidR="00C06D84" w:rsidRPr="005612E2">
        <w:rPr>
          <w:rFonts w:ascii="Palatino Linotype" w:hAnsi="Palatino Linotype"/>
          <w:sz w:val="20"/>
          <w:szCs w:val="20"/>
        </w:rPr>
        <w:t xml:space="preserve"> </w:t>
      </w:r>
      <w:r w:rsidR="00C06D84">
        <w:rPr>
          <w:rFonts w:ascii="Palatino Linotype" w:hAnsi="Palatino Linotype"/>
          <w:sz w:val="20"/>
          <w:szCs w:val="20"/>
        </w:rPr>
        <w:t>the THM-RF model</w:t>
      </w:r>
      <w:ins w:id="179" w:author="Elias Ayrey" w:date="2018-03-08T16:02:00Z">
        <w:r w:rsidR="00C06D84">
          <w:rPr>
            <w:rFonts w:ascii="Palatino Linotype" w:hAnsi="Palatino Linotype"/>
            <w:sz w:val="20"/>
            <w:szCs w:val="20"/>
          </w:rPr>
          <w:t xml:space="preserve">, and equal absolute bias </w:t>
        </w:r>
      </w:ins>
      <w:ins w:id="180" w:author="Elias Ayrey" w:date="2018-03-08T16:08:00Z">
        <w:r w:rsidR="006F55B5">
          <w:rPr>
            <w:rFonts w:ascii="Palatino Linotype" w:hAnsi="Palatino Linotype"/>
            <w:sz w:val="20"/>
            <w:szCs w:val="20"/>
          </w:rPr>
          <w:t>of</w:t>
        </w:r>
      </w:ins>
      <w:ins w:id="181" w:author="Elias Ayrey" w:date="2018-03-08T16:02:00Z">
        <w:r w:rsidR="00C06D84">
          <w:rPr>
            <w:rFonts w:ascii="Palatino Linotype" w:hAnsi="Palatino Linotype"/>
            <w:sz w:val="20"/>
            <w:szCs w:val="20"/>
          </w:rPr>
          <w:t xml:space="preserve"> the LMM-THM</w:t>
        </w:r>
      </w:ins>
      <w:r w:rsidR="00C06D84" w:rsidRPr="005612E2">
        <w:rPr>
          <w:rFonts w:ascii="Palatino Linotype" w:hAnsi="Palatino Linotype"/>
          <w:sz w:val="20"/>
          <w:szCs w:val="20"/>
        </w:rPr>
        <w:t>.</w:t>
      </w:r>
    </w:p>
    <w:p w14:paraId="4D535A74" w14:textId="77777777" w:rsidR="004A5686" w:rsidRDefault="004A5686" w:rsidP="004A5686">
      <w:pPr>
        <w:spacing w:line="260" w:lineRule="atLeast"/>
        <w:ind w:firstLine="420"/>
        <w:contextualSpacing/>
        <w:jc w:val="both"/>
        <w:rPr>
          <w:rFonts w:ascii="Palatino Linotype" w:hAnsi="Palatino Linotype"/>
          <w:sz w:val="20"/>
          <w:szCs w:val="20"/>
        </w:rPr>
      </w:pPr>
      <w:r>
        <w:rPr>
          <w:noProof/>
        </w:rPr>
        <w:drawing>
          <wp:inline distT="0" distB="0" distL="0" distR="0" wp14:anchorId="611BAEE4" wp14:editId="512FC901">
            <wp:extent cx="3337560" cy="47075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ias Ayrey\AppData\Local\Microsoft\Windows\INetCache\Content.Word\Model_Comparison.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337560" cy="4707584"/>
                    </a:xfrm>
                    <a:prstGeom prst="rect">
                      <a:avLst/>
                    </a:prstGeom>
                    <a:noFill/>
                    <a:ln>
                      <a:noFill/>
                    </a:ln>
                  </pic:spPr>
                </pic:pic>
              </a:graphicData>
            </a:graphic>
          </wp:inline>
        </w:drawing>
      </w:r>
    </w:p>
    <w:p w14:paraId="380D8FF1" w14:textId="173987F5" w:rsidR="002D5C7B" w:rsidRDefault="004A5686" w:rsidP="004A5686">
      <w:pPr>
        <w:pStyle w:val="MDPI51figurecaption"/>
      </w:pPr>
      <w:r w:rsidRPr="00706F48">
        <w:rPr>
          <w:b/>
        </w:rPr>
        <w:t>Figure 1.</w:t>
      </w:r>
      <w:r w:rsidRPr="00706F48">
        <w:t xml:space="preserve"> </w:t>
      </w:r>
      <w:r w:rsidR="002D5C7B">
        <w:t>A comparison of biomass model performance by architecture. Results are shown in terms of root mean square error (RMSE) and bias.</w:t>
      </w:r>
      <w:r w:rsidR="002D5C7B" w:rsidRPr="002D5C7B">
        <w:t xml:space="preserve"> </w:t>
      </w:r>
      <w:r w:rsidR="002D5C7B">
        <w:t>Red lines represent the performance of the random forest model trained on traditional height metrics.</w:t>
      </w:r>
      <w:r w:rsidR="00CF06C4">
        <w:t xml:space="preserve"> Models are listed in order of complexity, which refers to the number of trainable parameters in the model.</w:t>
      </w:r>
      <w:ins w:id="182" w:author="Elias Ayrey" w:date="2018-03-06T12:31:00Z">
        <w:r w:rsidR="00B35836">
          <w:t xml:space="preserve"> Note that </w:t>
        </w:r>
      </w:ins>
      <w:ins w:id="183" w:author="Elias Ayrey" w:date="2018-03-06T12:32:00Z">
        <w:r w:rsidR="00B35836">
          <w:t>the y-axis begins at a RMSE of 45 Mg/ha to better highlight differences in model performance.</w:t>
        </w:r>
      </w:ins>
    </w:p>
    <w:p w14:paraId="58C21D1F" w14:textId="40BB0AE4" w:rsidR="004A5686" w:rsidRPr="005612E2" w:rsidRDefault="004A5686" w:rsidP="004A5686">
      <w:pPr>
        <w:ind w:firstLine="720"/>
        <w:rPr>
          <w:rFonts w:ascii="Palatino Linotype" w:hAnsi="Palatino Linotype"/>
          <w:sz w:val="20"/>
          <w:szCs w:val="20"/>
        </w:rPr>
      </w:pPr>
      <w:r w:rsidRPr="005612E2">
        <w:rPr>
          <w:rFonts w:ascii="Palatino Linotype" w:hAnsi="Palatino Linotype"/>
          <w:sz w:val="20"/>
          <w:szCs w:val="20"/>
        </w:rPr>
        <w:t>The best performing CNN architecture was Inception-V3, which</w:t>
      </w:r>
      <w:r w:rsidR="00DC4D62">
        <w:rPr>
          <w:rFonts w:ascii="Palatino Linotype" w:hAnsi="Palatino Linotype"/>
          <w:sz w:val="20"/>
          <w:szCs w:val="20"/>
        </w:rPr>
        <w:t xml:space="preserve"> was also the most complex CNN</w:t>
      </w:r>
      <w:ins w:id="184" w:author="Elias Ayrey" w:date="2018-03-08T16:08:00Z">
        <w:r w:rsidR="006F55B5">
          <w:rPr>
            <w:rFonts w:ascii="Palatino Linotype" w:hAnsi="Palatino Linotype"/>
            <w:sz w:val="20"/>
            <w:szCs w:val="20"/>
          </w:rPr>
          <w:t>,</w:t>
        </w:r>
      </w:ins>
      <w:r w:rsidR="00DC4D62">
        <w:rPr>
          <w:rFonts w:ascii="Palatino Linotype" w:hAnsi="Palatino Linotype"/>
          <w:sz w:val="20"/>
          <w:szCs w:val="20"/>
        </w:rPr>
        <w:t xml:space="preserve"> with </w:t>
      </w:r>
      <w:r w:rsidRPr="005612E2">
        <w:rPr>
          <w:rFonts w:ascii="Palatino Linotype" w:hAnsi="Palatino Linotype"/>
          <w:sz w:val="20"/>
          <w:szCs w:val="20"/>
        </w:rPr>
        <w:t xml:space="preserve">the greatest number of layers and </w:t>
      </w:r>
      <w:r w:rsidR="006F55B5">
        <w:rPr>
          <w:rFonts w:ascii="Palatino Linotype" w:hAnsi="Palatino Linotype"/>
          <w:sz w:val="20"/>
          <w:szCs w:val="20"/>
        </w:rPr>
        <w:t xml:space="preserve">over 20 million </w:t>
      </w:r>
      <w:r w:rsidRPr="005612E2">
        <w:rPr>
          <w:rFonts w:ascii="Palatino Linotype" w:hAnsi="Palatino Linotype"/>
          <w:sz w:val="20"/>
          <w:szCs w:val="20"/>
        </w:rPr>
        <w:t xml:space="preserve">trainable parameters. Inception-V3 had a RMSE of 48.1 Mg/ha, representing </w:t>
      </w:r>
      <w:ins w:id="185" w:author="Elias Ayrey" w:date="2018-03-08T16:40:00Z">
        <w:r w:rsidR="006C217E" w:rsidRPr="005612E2">
          <w:rPr>
            <w:rFonts w:ascii="Palatino Linotype" w:hAnsi="Palatino Linotype"/>
            <w:sz w:val="20"/>
            <w:szCs w:val="20"/>
          </w:rPr>
          <w:t>an</w:t>
        </w:r>
      </w:ins>
      <w:r w:rsidRPr="005612E2">
        <w:rPr>
          <w:rFonts w:ascii="Palatino Linotype" w:hAnsi="Palatino Linotype"/>
          <w:sz w:val="20"/>
          <w:szCs w:val="20"/>
        </w:rPr>
        <w:t xml:space="preserve"> </w:t>
      </w:r>
      <w:ins w:id="186" w:author="Elias Ayrey" w:date="2018-03-08T16:10:00Z">
        <w:r w:rsidR="006F55B5" w:rsidRPr="005612E2">
          <w:rPr>
            <w:rFonts w:ascii="Palatino Linotype" w:hAnsi="Palatino Linotype"/>
            <w:sz w:val="20"/>
            <w:szCs w:val="20"/>
          </w:rPr>
          <w:t>1</w:t>
        </w:r>
        <w:r w:rsidR="006F55B5">
          <w:rPr>
            <w:rFonts w:ascii="Palatino Linotype" w:hAnsi="Palatino Linotype"/>
            <w:sz w:val="20"/>
            <w:szCs w:val="20"/>
          </w:rPr>
          <w:t>1</w:t>
        </w:r>
        <w:r w:rsidR="006F55B5" w:rsidRPr="005612E2">
          <w:rPr>
            <w:rFonts w:ascii="Palatino Linotype" w:hAnsi="Palatino Linotype"/>
            <w:sz w:val="20"/>
            <w:szCs w:val="20"/>
          </w:rPr>
          <w:t xml:space="preserve"> </w:t>
        </w:r>
      </w:ins>
      <w:r w:rsidRPr="005612E2">
        <w:rPr>
          <w:rFonts w:ascii="Palatino Linotype" w:hAnsi="Palatino Linotype"/>
          <w:sz w:val="20"/>
          <w:szCs w:val="20"/>
        </w:rPr>
        <w:t xml:space="preserve">% decrease in error from </w:t>
      </w:r>
      <w:r w:rsidR="00B21BDB">
        <w:rPr>
          <w:rFonts w:ascii="Palatino Linotype" w:hAnsi="Palatino Linotype"/>
          <w:sz w:val="20"/>
          <w:szCs w:val="20"/>
        </w:rPr>
        <w:t>54.</w:t>
      </w:r>
      <w:ins w:id="187" w:author="Elias Ayrey" w:date="2018-03-08T16:11:00Z">
        <w:r w:rsidR="006F55B5">
          <w:rPr>
            <w:rFonts w:ascii="Palatino Linotype" w:hAnsi="Palatino Linotype"/>
            <w:sz w:val="20"/>
            <w:szCs w:val="20"/>
          </w:rPr>
          <w:t>1</w:t>
        </w:r>
        <w:r w:rsidR="006F55B5">
          <w:rPr>
            <w:rFonts w:ascii="Palatino Linotype" w:hAnsi="Palatino Linotype"/>
            <w:sz w:val="20"/>
            <w:szCs w:val="20"/>
          </w:rPr>
          <w:t xml:space="preserve"> </w:t>
        </w:r>
      </w:ins>
      <w:proofErr w:type="spellStart"/>
      <w:r w:rsidR="00B21BDB">
        <w:rPr>
          <w:rFonts w:ascii="Palatino Linotype" w:hAnsi="Palatino Linotype"/>
          <w:sz w:val="20"/>
          <w:szCs w:val="20"/>
        </w:rPr>
        <w:t>Mh</w:t>
      </w:r>
      <w:proofErr w:type="spellEnd"/>
      <w:r w:rsidR="00B21BDB">
        <w:rPr>
          <w:rFonts w:ascii="Palatino Linotype" w:hAnsi="Palatino Linotype"/>
          <w:sz w:val="20"/>
          <w:szCs w:val="20"/>
        </w:rPr>
        <w:t>/ha</w:t>
      </w:r>
      <w:r w:rsidR="00B21BDB" w:rsidRPr="005612E2">
        <w:rPr>
          <w:rFonts w:ascii="Palatino Linotype" w:hAnsi="Palatino Linotype"/>
          <w:sz w:val="20"/>
          <w:szCs w:val="20"/>
        </w:rPr>
        <w:t xml:space="preserve"> </w:t>
      </w:r>
      <w:r w:rsidR="00B21BDB">
        <w:rPr>
          <w:rFonts w:ascii="Palatino Linotype" w:hAnsi="Palatino Linotype"/>
          <w:sz w:val="20"/>
          <w:szCs w:val="20"/>
        </w:rPr>
        <w:t xml:space="preserve">with the </w:t>
      </w:r>
      <w:r w:rsidR="006F55B5">
        <w:rPr>
          <w:rFonts w:ascii="Palatino Linotype" w:hAnsi="Palatino Linotype"/>
          <w:sz w:val="20"/>
          <w:szCs w:val="20"/>
        </w:rPr>
        <w:t>RF-</w:t>
      </w:r>
      <w:r w:rsidR="006F55B5">
        <w:rPr>
          <w:rFonts w:ascii="Palatino Linotype" w:hAnsi="Palatino Linotype"/>
          <w:sz w:val="20"/>
          <w:szCs w:val="20"/>
        </w:rPr>
        <w:lastRenderedPageBreak/>
        <w:t>THM</w:t>
      </w:r>
      <w:r w:rsidRPr="005612E2">
        <w:rPr>
          <w:rFonts w:ascii="Palatino Linotype" w:hAnsi="Palatino Linotype"/>
          <w:sz w:val="20"/>
          <w:szCs w:val="20"/>
        </w:rPr>
        <w:t xml:space="preserve"> model</w:t>
      </w:r>
      <w:ins w:id="188" w:author="Elias Ayrey" w:date="2018-03-08T16:09:00Z">
        <w:r w:rsidR="006F55B5">
          <w:rPr>
            <w:rFonts w:ascii="Palatino Linotype" w:hAnsi="Palatino Linotype"/>
            <w:sz w:val="20"/>
            <w:szCs w:val="20"/>
          </w:rPr>
          <w:t xml:space="preserve">, and a </w:t>
        </w:r>
      </w:ins>
      <w:ins w:id="189" w:author="Elias Ayrey" w:date="2018-03-08T16:11:00Z">
        <w:r w:rsidR="006F55B5">
          <w:rPr>
            <w:rFonts w:ascii="Palatino Linotype" w:hAnsi="Palatino Linotype"/>
            <w:sz w:val="20"/>
            <w:szCs w:val="20"/>
          </w:rPr>
          <w:t>16.5 % decrease from the</w:t>
        </w:r>
      </w:ins>
      <w:ins w:id="190" w:author="Elias Ayrey" w:date="2018-03-08T16:12:00Z">
        <w:r w:rsidR="006F55B5">
          <w:rPr>
            <w:rFonts w:ascii="Palatino Linotype" w:hAnsi="Palatino Linotype"/>
            <w:sz w:val="20"/>
            <w:szCs w:val="20"/>
          </w:rPr>
          <w:t xml:space="preserve"> 57.6 Mg/ha RMSE in the</w:t>
        </w:r>
      </w:ins>
      <w:ins w:id="191" w:author="Elias Ayrey" w:date="2018-03-08T16:11:00Z">
        <w:r w:rsidR="006F55B5">
          <w:rPr>
            <w:rFonts w:ascii="Palatino Linotype" w:hAnsi="Palatino Linotype"/>
            <w:sz w:val="20"/>
            <w:szCs w:val="20"/>
          </w:rPr>
          <w:t xml:space="preserve"> LMM-THM model</w:t>
        </w:r>
      </w:ins>
      <w:r w:rsidRPr="005612E2">
        <w:rPr>
          <w:rFonts w:ascii="Palatino Linotype" w:hAnsi="Palatino Linotype"/>
          <w:sz w:val="20"/>
          <w:szCs w:val="20"/>
        </w:rPr>
        <w:t xml:space="preserve">. The absolute bias of Inception-V3 was lower than </w:t>
      </w:r>
      <w:ins w:id="192" w:author="Elias Ayrey" w:date="2018-03-08T16:12:00Z">
        <w:r w:rsidR="006F55B5">
          <w:rPr>
            <w:rFonts w:ascii="Palatino Linotype" w:hAnsi="Palatino Linotype"/>
            <w:sz w:val="20"/>
            <w:szCs w:val="20"/>
          </w:rPr>
          <w:t>the RF</w:t>
        </w:r>
      </w:ins>
      <w:ins w:id="193" w:author="Elias Ayrey" w:date="2018-03-08T16:13:00Z">
        <w:r w:rsidR="006F55B5">
          <w:rPr>
            <w:rFonts w:ascii="Palatino Linotype" w:hAnsi="Palatino Linotype"/>
            <w:sz w:val="20"/>
            <w:szCs w:val="20"/>
          </w:rPr>
          <w:t>-THM and equal to the absolute bias of the LMM-THM model</w:t>
        </w:r>
      </w:ins>
      <w:ins w:id="194" w:author="Elias Ayrey" w:date="2018-03-08T16:15:00Z">
        <w:r w:rsidR="006F55B5">
          <w:rPr>
            <w:rFonts w:ascii="Palatino Linotype" w:hAnsi="Palatino Linotype"/>
            <w:sz w:val="20"/>
            <w:szCs w:val="20"/>
          </w:rPr>
          <w:t>,</w:t>
        </w:r>
      </w:ins>
      <w:r w:rsidRPr="005612E2">
        <w:rPr>
          <w:rFonts w:ascii="Palatino Linotype" w:hAnsi="Palatino Linotype"/>
          <w:sz w:val="20"/>
          <w:szCs w:val="20"/>
        </w:rPr>
        <w:t xml:space="preserve"> at 1.3 Mg/ha</w:t>
      </w:r>
      <w:ins w:id="195" w:author="Elias Ayrey" w:date="2018-03-08T16:14:00Z">
        <w:r w:rsidR="006F55B5">
          <w:rPr>
            <w:rFonts w:ascii="Palatino Linotype" w:hAnsi="Palatino Linotype"/>
            <w:sz w:val="20"/>
            <w:szCs w:val="20"/>
          </w:rPr>
          <w:t xml:space="preserve">. This was 68 % lower than the next best performing CNN architecture, </w:t>
        </w:r>
        <w:proofErr w:type="spellStart"/>
        <w:r w:rsidR="006F55B5">
          <w:rPr>
            <w:rFonts w:ascii="Palatino Linotype" w:hAnsi="Palatino Linotype"/>
            <w:sz w:val="20"/>
            <w:szCs w:val="20"/>
          </w:rPr>
          <w:t>GoogleNet</w:t>
        </w:r>
        <w:proofErr w:type="spellEnd"/>
        <w:r w:rsidR="006F55B5">
          <w:rPr>
            <w:rFonts w:ascii="Palatino Linotype" w:hAnsi="Palatino Linotype"/>
            <w:sz w:val="20"/>
            <w:szCs w:val="20"/>
          </w:rPr>
          <w:t xml:space="preserve"> with 4 Mg/ha bias</w:t>
        </w:r>
      </w:ins>
      <w:ins w:id="196" w:author="Elias Ayrey" w:date="2018-03-08T16:15:00Z">
        <w:r w:rsidR="006F55B5">
          <w:rPr>
            <w:rFonts w:ascii="Palatino Linotype" w:hAnsi="Palatino Linotype"/>
            <w:sz w:val="20"/>
            <w:szCs w:val="20"/>
          </w:rPr>
          <w:t>.</w:t>
        </w:r>
      </w:ins>
      <w:r w:rsidRPr="005612E2">
        <w:rPr>
          <w:rFonts w:ascii="Palatino Linotype" w:hAnsi="Palatino Linotype"/>
          <w:sz w:val="20"/>
          <w:szCs w:val="20"/>
        </w:rPr>
        <w:t xml:space="preserve"> </w:t>
      </w:r>
      <w:r w:rsidR="00E03ECC">
        <w:rPr>
          <w:rFonts w:ascii="Palatino Linotype" w:hAnsi="Palatino Linotype"/>
          <w:sz w:val="20"/>
          <w:szCs w:val="20"/>
        </w:rPr>
        <w:t>T</w:t>
      </w:r>
      <w:r w:rsidRPr="005612E2">
        <w:rPr>
          <w:rFonts w:ascii="Palatino Linotype" w:hAnsi="Palatino Linotype"/>
          <w:sz w:val="20"/>
          <w:szCs w:val="20"/>
        </w:rPr>
        <w:t>he architectures using inception layers (</w:t>
      </w:r>
      <w:proofErr w:type="spellStart"/>
      <w:r w:rsidRPr="005612E2">
        <w:rPr>
          <w:rFonts w:ascii="Palatino Linotype" w:hAnsi="Palatino Linotype"/>
          <w:sz w:val="20"/>
          <w:szCs w:val="20"/>
        </w:rPr>
        <w:t>GoogleNet</w:t>
      </w:r>
      <w:proofErr w:type="spellEnd"/>
      <w:r w:rsidRPr="005612E2">
        <w:rPr>
          <w:rFonts w:ascii="Palatino Linotype" w:hAnsi="Palatino Linotype"/>
          <w:sz w:val="20"/>
          <w:szCs w:val="20"/>
        </w:rPr>
        <w:t xml:space="preserve">, and Incepton-V3) were the top </w:t>
      </w:r>
      <w:r w:rsidR="00B21BDB">
        <w:rPr>
          <w:rFonts w:ascii="Palatino Linotype" w:hAnsi="Palatino Linotype"/>
          <w:sz w:val="20"/>
          <w:szCs w:val="20"/>
        </w:rPr>
        <w:t xml:space="preserve">two </w:t>
      </w:r>
      <w:r w:rsidRPr="005612E2">
        <w:rPr>
          <w:rFonts w:ascii="Palatino Linotype" w:hAnsi="Palatino Linotype"/>
          <w:sz w:val="20"/>
          <w:szCs w:val="20"/>
        </w:rPr>
        <w:t xml:space="preserve">performing </w:t>
      </w:r>
      <w:ins w:id="197" w:author="Elias Ayrey" w:date="2018-03-08T16:16:00Z">
        <w:r w:rsidR="006F55B5">
          <w:rPr>
            <w:rFonts w:ascii="Palatino Linotype" w:hAnsi="Palatino Linotype"/>
            <w:sz w:val="20"/>
            <w:szCs w:val="20"/>
          </w:rPr>
          <w:t>architectures</w:t>
        </w:r>
        <w:r w:rsidR="006F55B5">
          <w:rPr>
            <w:rFonts w:ascii="Palatino Linotype" w:hAnsi="Palatino Linotype"/>
            <w:sz w:val="20"/>
            <w:szCs w:val="20"/>
          </w:rPr>
          <w:t xml:space="preserve"> </w:t>
        </w:r>
      </w:ins>
      <w:r w:rsidR="00B21BDB">
        <w:rPr>
          <w:rFonts w:ascii="Palatino Linotype" w:hAnsi="Palatino Linotype"/>
          <w:sz w:val="20"/>
          <w:szCs w:val="20"/>
        </w:rPr>
        <w:t xml:space="preserve">in terms of lowest </w:t>
      </w:r>
      <w:ins w:id="198" w:author="Elias Ayrey" w:date="2018-03-08T16:16:00Z">
        <w:r w:rsidR="006F55B5">
          <w:rPr>
            <w:rFonts w:ascii="Palatino Linotype" w:hAnsi="Palatino Linotype"/>
            <w:sz w:val="20"/>
            <w:szCs w:val="20"/>
          </w:rPr>
          <w:t>RMSE</w:t>
        </w:r>
        <w:r w:rsidR="006F55B5">
          <w:rPr>
            <w:rFonts w:ascii="Palatino Linotype" w:hAnsi="Palatino Linotype"/>
            <w:sz w:val="20"/>
            <w:szCs w:val="20"/>
          </w:rPr>
          <w:t xml:space="preserve"> </w:t>
        </w:r>
      </w:ins>
      <w:r w:rsidR="00B21BDB">
        <w:rPr>
          <w:rFonts w:ascii="Palatino Linotype" w:hAnsi="Palatino Linotype"/>
          <w:sz w:val="20"/>
          <w:szCs w:val="20"/>
        </w:rPr>
        <w:t>and bias</w:t>
      </w:r>
      <w:r w:rsidRPr="005612E2">
        <w:rPr>
          <w:rFonts w:ascii="Palatino Linotype" w:hAnsi="Palatino Linotype"/>
          <w:sz w:val="20"/>
          <w:szCs w:val="20"/>
        </w:rPr>
        <w:t>.</w:t>
      </w:r>
    </w:p>
    <w:p w14:paraId="29E40AE0" w14:textId="4DA0F902" w:rsidR="004A5686" w:rsidRPr="005612E2" w:rsidRDefault="004A5686" w:rsidP="0017321A">
      <w:pPr>
        <w:ind w:firstLine="720"/>
        <w:jc w:val="both"/>
        <w:rPr>
          <w:rFonts w:ascii="Palatino Linotype" w:hAnsi="Palatino Linotype"/>
          <w:sz w:val="20"/>
          <w:szCs w:val="20"/>
        </w:rPr>
      </w:pPr>
      <w:r w:rsidRPr="005612E2">
        <w:rPr>
          <w:rFonts w:ascii="Palatino Linotype" w:hAnsi="Palatino Linotype"/>
          <w:sz w:val="20"/>
          <w:szCs w:val="20"/>
        </w:rPr>
        <w:t xml:space="preserve">Of the five </w:t>
      </w:r>
      <w:r w:rsidR="00B21BDB">
        <w:rPr>
          <w:rFonts w:ascii="Palatino Linotype" w:hAnsi="Palatino Linotype"/>
          <w:sz w:val="20"/>
          <w:szCs w:val="20"/>
        </w:rPr>
        <w:t xml:space="preserve">CNN </w:t>
      </w:r>
      <w:r w:rsidRPr="005612E2">
        <w:rPr>
          <w:rFonts w:ascii="Palatino Linotype" w:hAnsi="Palatino Linotype"/>
          <w:sz w:val="20"/>
          <w:szCs w:val="20"/>
        </w:rPr>
        <w:t xml:space="preserve">architectures, only </w:t>
      </w:r>
      <w:proofErr w:type="spellStart"/>
      <w:r w:rsidRPr="005612E2">
        <w:rPr>
          <w:rFonts w:ascii="Palatino Linotype" w:hAnsi="Palatino Linotype"/>
          <w:sz w:val="20"/>
          <w:szCs w:val="20"/>
        </w:rPr>
        <w:t>AlexNet</w:t>
      </w:r>
      <w:proofErr w:type="spellEnd"/>
      <w:r w:rsidRPr="005612E2">
        <w:rPr>
          <w:rFonts w:ascii="Palatino Linotype" w:hAnsi="Palatino Linotype"/>
          <w:sz w:val="20"/>
          <w:szCs w:val="20"/>
        </w:rPr>
        <w:t xml:space="preserve"> performed worse in terms of RMSE than the </w:t>
      </w:r>
      <w:ins w:id="199" w:author="Elias Ayrey" w:date="2018-03-08T16:25:00Z">
        <w:r w:rsidR="00E574CC">
          <w:rPr>
            <w:rFonts w:ascii="Palatino Linotype" w:hAnsi="Palatino Linotype"/>
            <w:sz w:val="20"/>
            <w:szCs w:val="20"/>
          </w:rPr>
          <w:t>LMM-THM and RF-THM</w:t>
        </w:r>
      </w:ins>
      <w:ins w:id="200" w:author="Elias Ayrey" w:date="2018-03-08T16:16:00Z">
        <w:r w:rsidR="006F55B5">
          <w:rPr>
            <w:rFonts w:ascii="Palatino Linotype" w:hAnsi="Palatino Linotype"/>
            <w:sz w:val="20"/>
            <w:szCs w:val="20"/>
          </w:rPr>
          <w:t xml:space="preserve"> models</w:t>
        </w:r>
      </w:ins>
      <w:r w:rsidRPr="005612E2">
        <w:rPr>
          <w:rFonts w:ascii="Palatino Linotype" w:hAnsi="Palatino Linotype"/>
          <w:sz w:val="20"/>
          <w:szCs w:val="20"/>
        </w:rPr>
        <w:t xml:space="preserve">. </w:t>
      </w:r>
      <w:proofErr w:type="spellStart"/>
      <w:r w:rsidRPr="005612E2">
        <w:rPr>
          <w:rFonts w:ascii="Palatino Linotype" w:hAnsi="Palatino Linotype"/>
          <w:sz w:val="20"/>
          <w:szCs w:val="20"/>
        </w:rPr>
        <w:t>AlexNet’s</w:t>
      </w:r>
      <w:proofErr w:type="spellEnd"/>
      <w:r w:rsidRPr="005612E2">
        <w:rPr>
          <w:rFonts w:ascii="Palatino Linotype" w:hAnsi="Palatino Linotype"/>
          <w:sz w:val="20"/>
          <w:szCs w:val="20"/>
        </w:rPr>
        <w:t xml:space="preserve"> RMSE and bias were 59.7 and -3.9 Mg/ha respectively. The next</w:t>
      </w:r>
      <w:r w:rsidR="005D464E">
        <w:rPr>
          <w:rFonts w:ascii="Palatino Linotype" w:hAnsi="Palatino Linotype"/>
          <w:sz w:val="20"/>
          <w:szCs w:val="20"/>
        </w:rPr>
        <w:t>-</w:t>
      </w:r>
      <w:r w:rsidRPr="005612E2">
        <w:rPr>
          <w:rFonts w:ascii="Palatino Linotype" w:hAnsi="Palatino Linotype"/>
          <w:sz w:val="20"/>
          <w:szCs w:val="20"/>
        </w:rPr>
        <w:t>worst performing CNN was ResNet-50, with a RMSE and bias of 53.8 and 4.2 Mg/ha</w:t>
      </w:r>
      <w:r w:rsidR="00B21BDB">
        <w:rPr>
          <w:rFonts w:ascii="Palatino Linotype" w:hAnsi="Palatino Linotype"/>
          <w:sz w:val="20"/>
          <w:szCs w:val="20"/>
        </w:rPr>
        <w:t>, respectively</w:t>
      </w:r>
      <w:r w:rsidRPr="005612E2">
        <w:rPr>
          <w:rFonts w:ascii="Palatino Linotype" w:hAnsi="Palatino Linotype"/>
          <w:sz w:val="20"/>
          <w:szCs w:val="20"/>
        </w:rPr>
        <w:t xml:space="preserve">. </w:t>
      </w:r>
      <w:r w:rsidR="00E03ECC">
        <w:rPr>
          <w:rFonts w:ascii="Palatino Linotype" w:hAnsi="Palatino Linotype"/>
          <w:sz w:val="20"/>
          <w:szCs w:val="20"/>
        </w:rPr>
        <w:t>Models using residual layers</w:t>
      </w:r>
      <w:r w:rsidRPr="005612E2">
        <w:rPr>
          <w:rFonts w:ascii="Palatino Linotype" w:hAnsi="Palatino Linotype"/>
          <w:sz w:val="20"/>
          <w:szCs w:val="20"/>
        </w:rPr>
        <w:t xml:space="preserve"> have garnered some degree of popularity in recent years, however </w:t>
      </w:r>
      <w:r w:rsidR="00E03ECC">
        <w:rPr>
          <w:rFonts w:ascii="Palatino Linotype" w:hAnsi="Palatino Linotype"/>
          <w:sz w:val="20"/>
          <w:szCs w:val="20"/>
        </w:rPr>
        <w:t>these</w:t>
      </w:r>
      <w:r w:rsidRPr="005612E2">
        <w:rPr>
          <w:rFonts w:ascii="Palatino Linotype" w:hAnsi="Palatino Linotype"/>
          <w:sz w:val="20"/>
          <w:szCs w:val="20"/>
        </w:rPr>
        <w:t xml:space="preserve"> results indicate that they may not be as effective at quantifying LiDAR, or at the very least require more fine tuning. </w:t>
      </w:r>
      <w:proofErr w:type="spellStart"/>
      <w:r w:rsidRPr="005612E2">
        <w:rPr>
          <w:rFonts w:ascii="Palatino Linotype" w:hAnsi="Palatino Linotype"/>
          <w:sz w:val="20"/>
          <w:szCs w:val="20"/>
        </w:rPr>
        <w:t>LeNet</w:t>
      </w:r>
      <w:proofErr w:type="spellEnd"/>
      <w:r w:rsidRPr="005612E2">
        <w:rPr>
          <w:rFonts w:ascii="Palatino Linotype" w:hAnsi="Palatino Linotype"/>
          <w:sz w:val="20"/>
          <w:szCs w:val="20"/>
        </w:rPr>
        <w:t xml:space="preserve"> performed slightly better than ResNet-50 in terms of error, and equally in terms of bias despite its</w:t>
      </w:r>
      <w:r w:rsidR="00E03ECC">
        <w:rPr>
          <w:rFonts w:ascii="Palatino Linotype" w:hAnsi="Palatino Linotype"/>
          <w:sz w:val="20"/>
          <w:szCs w:val="20"/>
        </w:rPr>
        <w:t xml:space="preserve"> relative</w:t>
      </w:r>
      <w:r w:rsidRPr="005612E2">
        <w:rPr>
          <w:rFonts w:ascii="Palatino Linotype" w:hAnsi="Palatino Linotype"/>
          <w:sz w:val="20"/>
          <w:szCs w:val="20"/>
        </w:rPr>
        <w:t xml:space="preserve"> simplicity</w:t>
      </w:r>
      <w:r w:rsidR="00E03ECC">
        <w:rPr>
          <w:rFonts w:ascii="Palatino Linotype" w:hAnsi="Palatino Linotype"/>
          <w:sz w:val="20"/>
          <w:szCs w:val="20"/>
        </w:rPr>
        <w:t xml:space="preserve"> (53.3 Mg/ha and 4.2 Mg/ha)</w:t>
      </w:r>
      <w:r w:rsidRPr="005612E2">
        <w:rPr>
          <w:rFonts w:ascii="Palatino Linotype" w:hAnsi="Palatino Linotype"/>
          <w:sz w:val="20"/>
          <w:szCs w:val="20"/>
        </w:rPr>
        <w:t>.</w:t>
      </w:r>
    </w:p>
    <w:p w14:paraId="54BD45FB" w14:textId="702D3473" w:rsidR="006E222F" w:rsidRPr="00E574CC" w:rsidRDefault="00B21BDB" w:rsidP="00847818">
      <w:pPr>
        <w:spacing w:line="260" w:lineRule="atLeast"/>
        <w:ind w:firstLine="420"/>
        <w:contextualSpacing/>
        <w:jc w:val="both"/>
        <w:rPr>
          <w:rFonts w:ascii="Palatino Linotype" w:hAnsi="Palatino Linotype"/>
          <w:sz w:val="20"/>
          <w:szCs w:val="20"/>
        </w:rPr>
      </w:pPr>
      <w:r>
        <w:rPr>
          <w:rFonts w:ascii="Palatino Linotype" w:hAnsi="Palatino Linotype"/>
          <w:sz w:val="20"/>
          <w:szCs w:val="20"/>
        </w:rPr>
        <w:t>Based on</w:t>
      </w:r>
      <w:r w:rsidRPr="005612E2">
        <w:rPr>
          <w:rFonts w:ascii="Palatino Linotype" w:hAnsi="Palatino Linotype"/>
          <w:sz w:val="20"/>
          <w:szCs w:val="20"/>
        </w:rPr>
        <w:t xml:space="preserve"> </w:t>
      </w:r>
      <w:r w:rsidR="004A5686" w:rsidRPr="005612E2">
        <w:rPr>
          <w:rFonts w:ascii="Palatino Linotype" w:hAnsi="Palatino Linotype"/>
          <w:sz w:val="20"/>
          <w:szCs w:val="20"/>
        </w:rPr>
        <w:t>the</w:t>
      </w:r>
      <w:r>
        <w:rPr>
          <w:rFonts w:ascii="Palatino Linotype" w:hAnsi="Palatino Linotype"/>
          <w:sz w:val="20"/>
          <w:szCs w:val="20"/>
        </w:rPr>
        <w:t>se</w:t>
      </w:r>
      <w:r w:rsidR="004A5686" w:rsidRPr="005612E2">
        <w:rPr>
          <w:rFonts w:ascii="Palatino Linotype" w:hAnsi="Palatino Linotype"/>
          <w:sz w:val="20"/>
          <w:szCs w:val="20"/>
        </w:rPr>
        <w:t xml:space="preserve"> results</w:t>
      </w:r>
      <w:r>
        <w:rPr>
          <w:rFonts w:ascii="Palatino Linotype" w:hAnsi="Palatino Linotype"/>
          <w:sz w:val="20"/>
          <w:szCs w:val="20"/>
        </w:rPr>
        <w:t xml:space="preserve"> for modeling biomass</w:t>
      </w:r>
      <w:r w:rsidR="004A5686" w:rsidRPr="005612E2">
        <w:rPr>
          <w:rFonts w:ascii="Palatino Linotype" w:hAnsi="Palatino Linotype"/>
          <w:sz w:val="20"/>
          <w:szCs w:val="20"/>
        </w:rPr>
        <w:t xml:space="preserve">, Inception-V3 models were </w:t>
      </w:r>
      <w:ins w:id="201" w:author="Elias Ayrey" w:date="2018-03-08T16:17:00Z">
        <w:r w:rsidR="006F55B5">
          <w:rPr>
            <w:rFonts w:ascii="Palatino Linotype" w:hAnsi="Palatino Linotype"/>
            <w:sz w:val="20"/>
            <w:szCs w:val="20"/>
          </w:rPr>
          <w:t xml:space="preserve">assumed to be the best for interpreting LiDAR data, and were </w:t>
        </w:r>
      </w:ins>
      <w:r w:rsidR="004A5686" w:rsidRPr="005612E2">
        <w:rPr>
          <w:rFonts w:ascii="Palatino Linotype" w:hAnsi="Palatino Linotype"/>
          <w:sz w:val="20"/>
          <w:szCs w:val="20"/>
        </w:rPr>
        <w:t>developed for the other two desired forest attributes</w:t>
      </w:r>
      <w:r w:rsidR="00E03ECC">
        <w:rPr>
          <w:rFonts w:ascii="Palatino Linotype" w:hAnsi="Palatino Linotype"/>
          <w:sz w:val="20"/>
          <w:szCs w:val="20"/>
        </w:rPr>
        <w:t>:</w:t>
      </w:r>
      <w:r w:rsidR="004A5686" w:rsidRPr="005612E2">
        <w:rPr>
          <w:rFonts w:ascii="Palatino Linotype" w:hAnsi="Palatino Linotype"/>
          <w:sz w:val="20"/>
          <w:szCs w:val="20"/>
        </w:rPr>
        <w:t xml:space="preserve"> tree count and percent </w:t>
      </w:r>
      <w:r w:rsidR="00093773">
        <w:rPr>
          <w:rFonts w:ascii="Palatino Linotype" w:hAnsi="Palatino Linotype"/>
          <w:sz w:val="20"/>
          <w:szCs w:val="20"/>
        </w:rPr>
        <w:t xml:space="preserve">of </w:t>
      </w:r>
      <w:proofErr w:type="spellStart"/>
      <w:r w:rsidR="004A5686" w:rsidRPr="005612E2">
        <w:rPr>
          <w:rFonts w:ascii="Palatino Linotype" w:hAnsi="Palatino Linotype"/>
          <w:sz w:val="20"/>
          <w:szCs w:val="20"/>
        </w:rPr>
        <w:t>needleleaf</w:t>
      </w:r>
      <w:proofErr w:type="spellEnd"/>
      <w:r w:rsidR="00093773">
        <w:rPr>
          <w:rFonts w:ascii="Palatino Linotype" w:hAnsi="Palatino Linotype"/>
          <w:sz w:val="20"/>
          <w:szCs w:val="20"/>
        </w:rPr>
        <w:t xml:space="preserve"> trees</w:t>
      </w:r>
      <w:r w:rsidR="004A5686" w:rsidRPr="005612E2">
        <w:rPr>
          <w:rFonts w:ascii="Palatino Linotype" w:hAnsi="Palatino Linotype"/>
          <w:sz w:val="20"/>
          <w:szCs w:val="20"/>
        </w:rPr>
        <w:t>.</w:t>
      </w:r>
      <w:r w:rsidR="00E03ECC">
        <w:rPr>
          <w:rFonts w:ascii="Palatino Linotype" w:hAnsi="Palatino Linotype"/>
          <w:sz w:val="20"/>
          <w:szCs w:val="20"/>
        </w:rPr>
        <w:t xml:space="preserve"> Results of those models are shown in Table </w:t>
      </w:r>
      <w:r w:rsidR="00BF6E40">
        <w:rPr>
          <w:rFonts w:ascii="Palatino Linotype" w:hAnsi="Palatino Linotype"/>
          <w:sz w:val="20"/>
          <w:szCs w:val="20"/>
        </w:rPr>
        <w:t>3</w:t>
      </w:r>
      <w:r w:rsidR="00E03ECC">
        <w:rPr>
          <w:rFonts w:ascii="Palatino Linotype" w:hAnsi="Palatino Linotype"/>
          <w:sz w:val="20"/>
          <w:szCs w:val="20"/>
        </w:rPr>
        <w:t>.</w:t>
      </w:r>
      <w:r w:rsidR="004A5686" w:rsidRPr="005612E2">
        <w:rPr>
          <w:rFonts w:ascii="Palatino Linotype" w:hAnsi="Palatino Linotype"/>
          <w:sz w:val="20"/>
          <w:szCs w:val="20"/>
        </w:rPr>
        <w:t xml:space="preserve"> Each of the Inception-V3 CNNs outperformed the </w:t>
      </w:r>
      <w:ins w:id="202" w:author="Elias Ayrey" w:date="2018-03-08T16:25:00Z">
        <w:r w:rsidR="00E574CC">
          <w:rPr>
            <w:rFonts w:ascii="Palatino Linotype" w:hAnsi="Palatino Linotype"/>
            <w:sz w:val="20"/>
            <w:szCs w:val="20"/>
          </w:rPr>
          <w:t>LMM-THM and RF-THM</w:t>
        </w:r>
      </w:ins>
      <w:ins w:id="203" w:author="Elias Ayrey" w:date="2018-03-08T16:18:00Z">
        <w:r w:rsidR="00E574CC">
          <w:rPr>
            <w:rFonts w:ascii="Palatino Linotype" w:hAnsi="Palatino Linotype"/>
            <w:sz w:val="20"/>
            <w:szCs w:val="20"/>
          </w:rPr>
          <w:t xml:space="preserve"> models</w:t>
        </w:r>
      </w:ins>
      <w:r w:rsidR="004A5686" w:rsidRPr="005612E2">
        <w:rPr>
          <w:rFonts w:ascii="Palatino Linotype" w:hAnsi="Palatino Linotype"/>
          <w:sz w:val="20"/>
          <w:szCs w:val="20"/>
        </w:rPr>
        <w:t xml:space="preserve"> in terms of RMSE, however the </w:t>
      </w:r>
      <w:r w:rsidR="005D464E">
        <w:rPr>
          <w:rFonts w:ascii="Palatino Linotype" w:hAnsi="Palatino Linotype"/>
          <w:sz w:val="20"/>
          <w:szCs w:val="20"/>
        </w:rPr>
        <w:t xml:space="preserve">improvement in accuracy was </w:t>
      </w:r>
      <w:r w:rsidR="004A5686" w:rsidRPr="005612E2">
        <w:rPr>
          <w:rFonts w:ascii="Palatino Linotype" w:hAnsi="Palatino Linotype"/>
          <w:sz w:val="20"/>
          <w:szCs w:val="20"/>
        </w:rPr>
        <w:t>less pronounced</w:t>
      </w:r>
      <w:r w:rsidR="00E03ECC">
        <w:rPr>
          <w:rFonts w:ascii="Palatino Linotype" w:hAnsi="Palatino Linotype"/>
          <w:sz w:val="20"/>
          <w:szCs w:val="20"/>
        </w:rPr>
        <w:t xml:space="preserve"> for </w:t>
      </w:r>
      <w:r w:rsidR="005D464E">
        <w:rPr>
          <w:rFonts w:ascii="Palatino Linotype" w:hAnsi="Palatino Linotype"/>
          <w:sz w:val="20"/>
          <w:szCs w:val="20"/>
        </w:rPr>
        <w:t xml:space="preserve">both the </w:t>
      </w:r>
      <w:r w:rsidR="00E03ECC">
        <w:rPr>
          <w:rFonts w:ascii="Palatino Linotype" w:hAnsi="Palatino Linotype"/>
          <w:sz w:val="20"/>
          <w:szCs w:val="20"/>
        </w:rPr>
        <w:t xml:space="preserve">tree count and percent </w:t>
      </w:r>
      <w:proofErr w:type="spellStart"/>
      <w:r w:rsidR="00E03ECC">
        <w:rPr>
          <w:rFonts w:ascii="Palatino Linotype" w:hAnsi="Palatino Linotype"/>
          <w:sz w:val="20"/>
          <w:szCs w:val="20"/>
        </w:rPr>
        <w:t>needleleaf</w:t>
      </w:r>
      <w:proofErr w:type="spellEnd"/>
      <w:r w:rsidR="00E03ECC">
        <w:rPr>
          <w:rFonts w:ascii="Palatino Linotype" w:hAnsi="Palatino Linotype"/>
          <w:sz w:val="20"/>
          <w:szCs w:val="20"/>
        </w:rPr>
        <w:t xml:space="preserve"> </w:t>
      </w:r>
      <w:r w:rsidR="005D464E">
        <w:rPr>
          <w:rFonts w:ascii="Palatino Linotype" w:hAnsi="Palatino Linotype"/>
          <w:sz w:val="20"/>
          <w:szCs w:val="20"/>
        </w:rPr>
        <w:t xml:space="preserve">models </w:t>
      </w:r>
      <w:r w:rsidR="00E03ECC">
        <w:rPr>
          <w:rFonts w:ascii="Palatino Linotype" w:hAnsi="Palatino Linotype"/>
          <w:sz w:val="20"/>
          <w:szCs w:val="20"/>
        </w:rPr>
        <w:t>than with</w:t>
      </w:r>
      <w:r w:rsidR="004A5686" w:rsidRPr="005612E2">
        <w:rPr>
          <w:rFonts w:ascii="Palatino Linotype" w:hAnsi="Palatino Linotype"/>
          <w:sz w:val="20"/>
          <w:szCs w:val="20"/>
        </w:rPr>
        <w:t xml:space="preserve"> </w:t>
      </w:r>
      <w:r w:rsidR="00716B57">
        <w:rPr>
          <w:rFonts w:ascii="Palatino Linotype" w:hAnsi="Palatino Linotype"/>
          <w:sz w:val="20"/>
          <w:szCs w:val="20"/>
        </w:rPr>
        <w:t>the</w:t>
      </w:r>
      <w:r w:rsidR="00E03ECC">
        <w:rPr>
          <w:rFonts w:ascii="Palatino Linotype" w:hAnsi="Palatino Linotype"/>
          <w:sz w:val="20"/>
          <w:szCs w:val="20"/>
        </w:rPr>
        <w:t xml:space="preserve"> </w:t>
      </w:r>
      <w:r w:rsidR="00D23D65">
        <w:rPr>
          <w:rFonts w:ascii="Palatino Linotype" w:hAnsi="Palatino Linotype"/>
          <w:sz w:val="20"/>
          <w:szCs w:val="20"/>
        </w:rPr>
        <w:t xml:space="preserve">biomass estimation. </w:t>
      </w:r>
      <w:ins w:id="204" w:author="Elias Ayrey" w:date="2018-03-08T16:18:00Z">
        <w:r w:rsidR="00E574CC">
          <w:rPr>
            <w:rFonts w:ascii="Palatino Linotype" w:hAnsi="Palatino Linotype"/>
            <w:sz w:val="20"/>
            <w:szCs w:val="20"/>
          </w:rPr>
          <w:t>Random forest</w:t>
        </w:r>
      </w:ins>
      <w:ins w:id="205" w:author="Elias Ayrey" w:date="2018-03-08T16:19:00Z">
        <w:r w:rsidR="00E574CC">
          <w:rPr>
            <w:rFonts w:ascii="Palatino Linotype" w:hAnsi="Palatino Linotype"/>
            <w:sz w:val="20"/>
            <w:szCs w:val="20"/>
          </w:rPr>
          <w:t xml:space="preserve"> models</w:t>
        </w:r>
      </w:ins>
      <w:ins w:id="206" w:author="Elias Ayrey" w:date="2018-03-08T16:18:00Z">
        <w:r w:rsidR="00E574CC">
          <w:rPr>
            <w:rFonts w:ascii="Palatino Linotype" w:hAnsi="Palatino Linotype"/>
            <w:sz w:val="20"/>
            <w:szCs w:val="20"/>
          </w:rPr>
          <w:t xml:space="preserve"> consistently ha</w:t>
        </w:r>
      </w:ins>
      <w:ins w:id="207" w:author="Elias Ayrey" w:date="2018-03-08T16:19:00Z">
        <w:r w:rsidR="00E574CC">
          <w:rPr>
            <w:rFonts w:ascii="Palatino Linotype" w:hAnsi="Palatino Linotype"/>
            <w:sz w:val="20"/>
            <w:szCs w:val="20"/>
          </w:rPr>
          <w:t>d</w:t>
        </w:r>
      </w:ins>
      <w:ins w:id="208" w:author="Elias Ayrey" w:date="2018-03-08T16:18:00Z">
        <w:r w:rsidR="00E574CC">
          <w:rPr>
            <w:rFonts w:ascii="Palatino Linotype" w:hAnsi="Palatino Linotype"/>
            <w:sz w:val="20"/>
            <w:szCs w:val="20"/>
          </w:rPr>
          <w:t xml:space="preserve"> a lower RMSE and higher coefficient of </w:t>
        </w:r>
      </w:ins>
      <w:ins w:id="209" w:author="Elias Ayrey" w:date="2018-03-08T16:19:00Z">
        <w:r w:rsidR="00E574CC">
          <w:rPr>
            <w:rFonts w:ascii="Palatino Linotype" w:hAnsi="Palatino Linotype"/>
            <w:sz w:val="20"/>
            <w:szCs w:val="20"/>
          </w:rPr>
          <w:t>determination (pseudo R</w:t>
        </w:r>
        <w:r w:rsidR="00E574CC">
          <w:rPr>
            <w:rFonts w:ascii="Palatino Linotype" w:hAnsi="Palatino Linotype"/>
            <w:sz w:val="20"/>
            <w:szCs w:val="20"/>
            <w:vertAlign w:val="superscript"/>
          </w:rPr>
          <w:t>2</w:t>
        </w:r>
        <w:r w:rsidR="00E574CC">
          <w:rPr>
            <w:rFonts w:ascii="Palatino Linotype" w:hAnsi="Palatino Linotype"/>
            <w:sz w:val="20"/>
            <w:szCs w:val="20"/>
          </w:rPr>
          <w:t>) than the linear mixed models</w:t>
        </w:r>
      </w:ins>
      <w:ins w:id="210" w:author="Elias Ayrey" w:date="2018-03-08T16:20:00Z">
        <w:r w:rsidR="00E574CC">
          <w:rPr>
            <w:rFonts w:ascii="Palatino Linotype" w:hAnsi="Palatino Linotype"/>
            <w:sz w:val="20"/>
            <w:szCs w:val="20"/>
          </w:rPr>
          <w:t>, while the linear mixed models had slightly lower absolute bias</w:t>
        </w:r>
      </w:ins>
      <w:ins w:id="211" w:author="Elias Ayrey" w:date="2018-03-08T16:26:00Z">
        <w:r w:rsidR="00E574CC">
          <w:rPr>
            <w:rFonts w:ascii="Palatino Linotype" w:hAnsi="Palatino Linotype"/>
            <w:sz w:val="20"/>
            <w:szCs w:val="20"/>
          </w:rPr>
          <w:t xml:space="preserve"> than random forest</w:t>
        </w:r>
      </w:ins>
      <w:ins w:id="212" w:author="Elias Ayrey" w:date="2018-03-08T16:19:00Z">
        <w:r w:rsidR="00E574CC">
          <w:rPr>
            <w:rFonts w:ascii="Palatino Linotype" w:hAnsi="Palatino Linotype"/>
            <w:sz w:val="20"/>
            <w:szCs w:val="20"/>
          </w:rPr>
          <w:t xml:space="preserve">. </w:t>
        </w:r>
      </w:ins>
    </w:p>
    <w:p w14:paraId="67368CCB" w14:textId="57962259" w:rsidR="00D23D65" w:rsidRDefault="00D23D65" w:rsidP="00847818">
      <w:pPr>
        <w:spacing w:line="260" w:lineRule="atLeast"/>
        <w:ind w:firstLine="420"/>
        <w:contextualSpacing/>
        <w:jc w:val="both"/>
        <w:rPr>
          <w:rFonts w:ascii="Palatino Linotype" w:hAnsi="Palatino Linotype"/>
          <w:sz w:val="20"/>
          <w:szCs w:val="20"/>
        </w:rPr>
      </w:pPr>
      <w:r>
        <w:rPr>
          <w:rFonts w:ascii="Palatino Linotype" w:hAnsi="Palatino Linotype"/>
          <w:sz w:val="20"/>
          <w:szCs w:val="20"/>
        </w:rPr>
        <w:t xml:space="preserve">The CNN model </w:t>
      </w:r>
      <w:r w:rsidR="005D464E">
        <w:rPr>
          <w:rFonts w:ascii="Palatino Linotype" w:hAnsi="Palatino Linotype"/>
          <w:sz w:val="20"/>
          <w:szCs w:val="20"/>
        </w:rPr>
        <w:t xml:space="preserve">predicting tree count </w:t>
      </w:r>
      <w:r>
        <w:rPr>
          <w:rFonts w:ascii="Palatino Linotype" w:hAnsi="Palatino Linotype"/>
          <w:sz w:val="20"/>
          <w:szCs w:val="20"/>
        </w:rPr>
        <w:t>resulted in</w:t>
      </w:r>
      <w:r w:rsidR="004A5686" w:rsidRPr="005612E2">
        <w:rPr>
          <w:rFonts w:ascii="Palatino Linotype" w:hAnsi="Palatino Linotype"/>
          <w:sz w:val="20"/>
          <w:szCs w:val="20"/>
        </w:rPr>
        <w:t xml:space="preserve"> 6 % less error than the </w:t>
      </w:r>
      <w:ins w:id="213" w:author="Elias Ayrey" w:date="2018-03-08T16:20:00Z">
        <w:r w:rsidR="00E574CC">
          <w:rPr>
            <w:rFonts w:ascii="Palatino Linotype" w:hAnsi="Palatino Linotype"/>
            <w:sz w:val="20"/>
            <w:szCs w:val="20"/>
          </w:rPr>
          <w:t>RF-THM</w:t>
        </w:r>
      </w:ins>
      <w:r>
        <w:rPr>
          <w:rFonts w:ascii="Palatino Linotype" w:hAnsi="Palatino Linotype"/>
          <w:sz w:val="20"/>
          <w:szCs w:val="20"/>
        </w:rPr>
        <w:t xml:space="preserve"> model</w:t>
      </w:r>
      <w:ins w:id="214" w:author="Elias Ayrey" w:date="2018-03-08T16:27:00Z">
        <w:r w:rsidR="00E574CC">
          <w:rPr>
            <w:rFonts w:ascii="Palatino Linotype" w:hAnsi="Palatino Linotype"/>
            <w:sz w:val="20"/>
            <w:szCs w:val="20"/>
          </w:rPr>
          <w:t xml:space="preserve"> and 10 % less RMSE than the LMM-THM</w:t>
        </w:r>
      </w:ins>
      <w:r w:rsidR="00965F77">
        <w:rPr>
          <w:rFonts w:ascii="Palatino Linotype" w:hAnsi="Palatino Linotype"/>
          <w:sz w:val="20"/>
          <w:szCs w:val="20"/>
        </w:rPr>
        <w:t>, with a RMSE of 2.78</w:t>
      </w:r>
      <w:r w:rsidR="00E574CC">
        <w:rPr>
          <w:rFonts w:ascii="Palatino Linotype" w:hAnsi="Palatino Linotype"/>
          <w:sz w:val="20"/>
          <w:szCs w:val="20"/>
        </w:rPr>
        <w:t xml:space="preserve"> trees</w:t>
      </w:r>
      <w:r w:rsidR="00965F77">
        <w:rPr>
          <w:rFonts w:ascii="Palatino Linotype" w:hAnsi="Palatino Linotype"/>
          <w:sz w:val="20"/>
          <w:szCs w:val="20"/>
        </w:rPr>
        <w:t>. H</w:t>
      </w:r>
      <w:r w:rsidR="004A5686" w:rsidRPr="005612E2">
        <w:rPr>
          <w:rFonts w:ascii="Palatino Linotype" w:hAnsi="Palatino Linotype"/>
          <w:sz w:val="20"/>
          <w:szCs w:val="20"/>
        </w:rPr>
        <w:t>owever</w:t>
      </w:r>
      <w:r w:rsidR="00965F77">
        <w:rPr>
          <w:rFonts w:ascii="Palatino Linotype" w:hAnsi="Palatino Linotype"/>
          <w:sz w:val="20"/>
          <w:szCs w:val="20"/>
        </w:rPr>
        <w:t>,</w:t>
      </w:r>
      <w:r w:rsidR="004A5686" w:rsidRPr="005612E2">
        <w:rPr>
          <w:rFonts w:ascii="Palatino Linotype" w:hAnsi="Palatino Linotype"/>
          <w:sz w:val="20"/>
          <w:szCs w:val="20"/>
        </w:rPr>
        <w:t xml:space="preserve"> </w:t>
      </w:r>
      <w:r w:rsidR="00965F77">
        <w:rPr>
          <w:rFonts w:ascii="Palatino Linotype" w:hAnsi="Palatino Linotype"/>
          <w:sz w:val="20"/>
          <w:szCs w:val="20"/>
        </w:rPr>
        <w:t xml:space="preserve">the CNN model’s bias was double that of </w:t>
      </w:r>
      <w:r w:rsidR="00965F77" w:rsidRPr="005612E2">
        <w:rPr>
          <w:rFonts w:ascii="Palatino Linotype" w:hAnsi="Palatino Linotype"/>
          <w:sz w:val="20"/>
          <w:szCs w:val="20"/>
        </w:rPr>
        <w:t>THM</w:t>
      </w:r>
      <w:r w:rsidR="00965F77">
        <w:rPr>
          <w:rFonts w:ascii="Palatino Linotype" w:hAnsi="Palatino Linotype"/>
          <w:sz w:val="20"/>
          <w:szCs w:val="20"/>
        </w:rPr>
        <w:t>-</w:t>
      </w:r>
      <w:r w:rsidR="00965F77" w:rsidRPr="005612E2">
        <w:rPr>
          <w:rFonts w:ascii="Palatino Linotype" w:hAnsi="Palatino Linotype"/>
          <w:sz w:val="20"/>
          <w:szCs w:val="20"/>
        </w:rPr>
        <w:t>RF</w:t>
      </w:r>
      <w:r w:rsidR="00965F77">
        <w:rPr>
          <w:rFonts w:ascii="Palatino Linotype" w:hAnsi="Palatino Linotype"/>
          <w:sz w:val="20"/>
          <w:szCs w:val="20"/>
        </w:rPr>
        <w:t xml:space="preserve">, at </w:t>
      </w:r>
      <w:r w:rsidR="004A5686" w:rsidRPr="005612E2">
        <w:rPr>
          <w:rFonts w:ascii="Palatino Linotype" w:hAnsi="Palatino Linotype"/>
          <w:sz w:val="20"/>
          <w:szCs w:val="20"/>
        </w:rPr>
        <w:t>0</w:t>
      </w:r>
      <w:r>
        <w:rPr>
          <w:rFonts w:ascii="Palatino Linotype" w:hAnsi="Palatino Linotype"/>
          <w:sz w:val="20"/>
          <w:szCs w:val="20"/>
        </w:rPr>
        <w:t>.</w:t>
      </w:r>
      <w:r w:rsidR="00965F77">
        <w:rPr>
          <w:rFonts w:ascii="Palatino Linotype" w:hAnsi="Palatino Linotype"/>
          <w:sz w:val="20"/>
          <w:szCs w:val="20"/>
        </w:rPr>
        <w:t>2</w:t>
      </w:r>
      <w:r>
        <w:rPr>
          <w:rFonts w:ascii="Palatino Linotype" w:hAnsi="Palatino Linotype"/>
          <w:sz w:val="20"/>
          <w:szCs w:val="20"/>
        </w:rPr>
        <w:t xml:space="preserve"> </w:t>
      </w:r>
      <w:r w:rsidR="00965F77">
        <w:rPr>
          <w:rFonts w:ascii="Palatino Linotype" w:hAnsi="Palatino Linotype"/>
          <w:sz w:val="20"/>
          <w:szCs w:val="20"/>
        </w:rPr>
        <w:t>and</w:t>
      </w:r>
      <w:r w:rsidRPr="005612E2">
        <w:rPr>
          <w:rFonts w:ascii="Palatino Linotype" w:hAnsi="Palatino Linotype"/>
          <w:sz w:val="20"/>
          <w:szCs w:val="20"/>
        </w:rPr>
        <w:t xml:space="preserve"> 0.</w:t>
      </w:r>
      <w:r w:rsidR="00965F77">
        <w:rPr>
          <w:rFonts w:ascii="Palatino Linotype" w:hAnsi="Palatino Linotype"/>
          <w:sz w:val="20"/>
          <w:szCs w:val="20"/>
        </w:rPr>
        <w:t xml:space="preserve">1 </w:t>
      </w:r>
      <w:r w:rsidR="005D464E">
        <w:rPr>
          <w:rFonts w:ascii="Palatino Linotype" w:hAnsi="Palatino Linotype"/>
          <w:sz w:val="20"/>
          <w:szCs w:val="20"/>
        </w:rPr>
        <w:t xml:space="preserve">trees, </w:t>
      </w:r>
      <w:r w:rsidR="00965F77">
        <w:rPr>
          <w:rFonts w:ascii="Palatino Linotype" w:hAnsi="Palatino Linotype"/>
          <w:sz w:val="20"/>
          <w:szCs w:val="20"/>
        </w:rPr>
        <w:t>respectively</w:t>
      </w:r>
      <w:r w:rsidR="00411529">
        <w:rPr>
          <w:rFonts w:ascii="Palatino Linotype" w:hAnsi="Palatino Linotype"/>
          <w:sz w:val="20"/>
          <w:szCs w:val="20"/>
        </w:rPr>
        <w:t>.</w:t>
      </w:r>
      <w:ins w:id="215" w:author="Elias Ayrey" w:date="2018-03-08T16:28:00Z">
        <w:r w:rsidR="0063003C">
          <w:rPr>
            <w:rFonts w:ascii="Palatino Linotype" w:hAnsi="Palatino Linotype"/>
            <w:sz w:val="20"/>
            <w:szCs w:val="20"/>
          </w:rPr>
          <w:t xml:space="preserve"> The LMM-THM exhibited almost no</w:t>
        </w:r>
      </w:ins>
      <w:ins w:id="216" w:author="Elias Ayrey" w:date="2018-03-08T16:29:00Z">
        <w:r w:rsidR="0063003C">
          <w:rPr>
            <w:rFonts w:ascii="Palatino Linotype" w:hAnsi="Palatino Linotype"/>
            <w:sz w:val="20"/>
            <w:szCs w:val="20"/>
          </w:rPr>
          <w:t xml:space="preserve"> overall</w:t>
        </w:r>
      </w:ins>
      <w:ins w:id="217" w:author="Elias Ayrey" w:date="2018-03-08T16:28:00Z">
        <w:r w:rsidR="0063003C">
          <w:rPr>
            <w:rFonts w:ascii="Palatino Linotype" w:hAnsi="Palatino Linotype"/>
            <w:sz w:val="20"/>
            <w:szCs w:val="20"/>
          </w:rPr>
          <w:t xml:space="preserve"> bias in estimating tree count (.03 trees).</w:t>
        </w:r>
      </w:ins>
      <w:r w:rsidRPr="005612E2">
        <w:rPr>
          <w:rFonts w:ascii="Palatino Linotype" w:hAnsi="Palatino Linotype"/>
          <w:sz w:val="20"/>
          <w:szCs w:val="20"/>
        </w:rPr>
        <w:t xml:space="preserve"> </w:t>
      </w:r>
      <w:r w:rsidR="00411529">
        <w:rPr>
          <w:rFonts w:ascii="Palatino Linotype" w:hAnsi="Palatino Linotype"/>
          <w:sz w:val="20"/>
          <w:szCs w:val="20"/>
        </w:rPr>
        <w:t xml:space="preserve">With a 10 x 10 m cell size, </w:t>
      </w:r>
      <w:ins w:id="218" w:author="Elias Ayrey" w:date="2018-03-08T16:29:00Z">
        <w:r w:rsidR="0063003C">
          <w:rPr>
            <w:rFonts w:ascii="Palatino Linotype" w:hAnsi="Palatino Linotype"/>
            <w:sz w:val="20"/>
            <w:szCs w:val="20"/>
          </w:rPr>
          <w:t>these biases represent between</w:t>
        </w:r>
      </w:ins>
      <w:r w:rsidR="00411529">
        <w:rPr>
          <w:rFonts w:ascii="Palatino Linotype" w:hAnsi="Palatino Linotype"/>
          <w:sz w:val="20"/>
          <w:szCs w:val="20"/>
        </w:rPr>
        <w:t xml:space="preserve"> </w:t>
      </w:r>
      <w:ins w:id="219" w:author="Elias Ayrey" w:date="2018-03-08T16:29:00Z">
        <w:r w:rsidR="0063003C">
          <w:rPr>
            <w:rFonts w:ascii="Palatino Linotype" w:hAnsi="Palatino Linotype"/>
            <w:sz w:val="20"/>
            <w:szCs w:val="20"/>
          </w:rPr>
          <w:t>3</w:t>
        </w:r>
        <w:r w:rsidR="0063003C">
          <w:rPr>
            <w:rFonts w:ascii="Palatino Linotype" w:hAnsi="Palatino Linotype"/>
            <w:sz w:val="20"/>
            <w:szCs w:val="20"/>
          </w:rPr>
          <w:t xml:space="preserve"> </w:t>
        </w:r>
      </w:ins>
      <w:r w:rsidR="00411529">
        <w:rPr>
          <w:rFonts w:ascii="Palatino Linotype" w:hAnsi="Palatino Linotype"/>
          <w:sz w:val="20"/>
          <w:szCs w:val="20"/>
        </w:rPr>
        <w:t xml:space="preserve">- 20 trees/ha, which is a </w:t>
      </w:r>
      <w:r w:rsidR="005D464E">
        <w:rPr>
          <w:rFonts w:ascii="Palatino Linotype" w:hAnsi="Palatino Linotype"/>
          <w:sz w:val="20"/>
          <w:szCs w:val="20"/>
        </w:rPr>
        <w:t xml:space="preserve">relatively </w:t>
      </w:r>
      <w:r w:rsidR="00411529">
        <w:rPr>
          <w:rFonts w:ascii="Palatino Linotype" w:hAnsi="Palatino Linotype"/>
          <w:sz w:val="20"/>
          <w:szCs w:val="20"/>
        </w:rPr>
        <w:t xml:space="preserve">low bias for </w:t>
      </w:r>
      <w:ins w:id="220" w:author="Elias Ayrey" w:date="2018-03-08T16:29:00Z">
        <w:r w:rsidR="0063003C">
          <w:rPr>
            <w:rFonts w:ascii="Palatino Linotype" w:hAnsi="Palatino Linotype"/>
            <w:sz w:val="20"/>
            <w:szCs w:val="20"/>
          </w:rPr>
          <w:t>all three</w:t>
        </w:r>
        <w:r w:rsidR="0063003C">
          <w:rPr>
            <w:rFonts w:ascii="Palatino Linotype" w:hAnsi="Palatino Linotype"/>
            <w:sz w:val="20"/>
            <w:szCs w:val="20"/>
          </w:rPr>
          <w:t xml:space="preserve"> </w:t>
        </w:r>
      </w:ins>
      <w:r w:rsidR="00411529">
        <w:rPr>
          <w:rFonts w:ascii="Palatino Linotype" w:hAnsi="Palatino Linotype"/>
          <w:sz w:val="20"/>
          <w:szCs w:val="20"/>
        </w:rPr>
        <w:t xml:space="preserve">models </w:t>
      </w:r>
      <w:r w:rsidR="005D464E">
        <w:rPr>
          <w:rFonts w:ascii="Palatino Linotype" w:hAnsi="Palatino Linotype"/>
          <w:sz w:val="20"/>
          <w:szCs w:val="20"/>
        </w:rPr>
        <w:t>(</w:t>
      </w:r>
      <w:ins w:id="221" w:author="Elias Ayrey" w:date="2018-03-08T16:29:00Z">
        <w:r w:rsidR="0063003C">
          <w:rPr>
            <w:rFonts w:ascii="Palatino Linotype" w:hAnsi="Palatino Linotype"/>
            <w:sz w:val="20"/>
            <w:szCs w:val="20"/>
          </w:rPr>
          <w:t>0.5</w:t>
        </w:r>
      </w:ins>
      <w:r w:rsidR="005D464E">
        <w:rPr>
          <w:rFonts w:ascii="Palatino Linotype" w:hAnsi="Palatino Linotype"/>
          <w:sz w:val="20"/>
          <w:szCs w:val="20"/>
        </w:rPr>
        <w:t xml:space="preserve"> – 2.8 %) </w:t>
      </w:r>
      <w:r w:rsidR="006E222F">
        <w:rPr>
          <w:rFonts w:ascii="Palatino Linotype" w:hAnsi="Palatino Linotype"/>
          <w:sz w:val="20"/>
          <w:szCs w:val="20"/>
        </w:rPr>
        <w:t>when taking into consideration that</w:t>
      </w:r>
      <w:r w:rsidR="00411529">
        <w:rPr>
          <w:rFonts w:ascii="Palatino Linotype" w:hAnsi="Palatino Linotype"/>
          <w:sz w:val="20"/>
          <w:szCs w:val="20"/>
        </w:rPr>
        <w:t xml:space="preserve"> the mean value of these plots was 714 trees/ha.</w:t>
      </w:r>
    </w:p>
    <w:p w14:paraId="2C81FA55" w14:textId="23E417D0" w:rsidR="004A5686" w:rsidRDefault="00965F77" w:rsidP="00847818">
      <w:pPr>
        <w:spacing w:line="260" w:lineRule="atLeast"/>
        <w:ind w:firstLine="420"/>
        <w:contextualSpacing/>
        <w:jc w:val="both"/>
        <w:rPr>
          <w:rFonts w:ascii="Palatino Linotype" w:hAnsi="Palatino Linotype"/>
          <w:sz w:val="20"/>
          <w:szCs w:val="20"/>
        </w:rPr>
      </w:pPr>
      <w:r>
        <w:rPr>
          <w:rFonts w:ascii="Palatino Linotype" w:hAnsi="Palatino Linotype"/>
          <w:sz w:val="20"/>
          <w:szCs w:val="20"/>
        </w:rPr>
        <w:t xml:space="preserve">The </w:t>
      </w:r>
      <w:r w:rsidR="000A765B">
        <w:rPr>
          <w:rFonts w:ascii="Palatino Linotype" w:hAnsi="Palatino Linotype"/>
          <w:sz w:val="20"/>
          <w:szCs w:val="20"/>
        </w:rPr>
        <w:t>CNN</w:t>
      </w:r>
      <w:r w:rsidR="002D5C7B">
        <w:rPr>
          <w:rFonts w:ascii="Palatino Linotype" w:hAnsi="Palatino Linotype"/>
          <w:sz w:val="20"/>
          <w:szCs w:val="20"/>
        </w:rPr>
        <w:t xml:space="preserve"> model</w:t>
      </w:r>
      <w:r w:rsidR="000A765B">
        <w:rPr>
          <w:rFonts w:ascii="Palatino Linotype" w:hAnsi="Palatino Linotype"/>
          <w:sz w:val="20"/>
          <w:szCs w:val="20"/>
        </w:rPr>
        <w:t xml:space="preserve"> </w:t>
      </w:r>
      <w:r w:rsidR="005D464E">
        <w:rPr>
          <w:rFonts w:ascii="Palatino Linotype" w:hAnsi="Palatino Linotype"/>
          <w:sz w:val="20"/>
          <w:szCs w:val="20"/>
        </w:rPr>
        <w:t xml:space="preserve">predicting percent </w:t>
      </w:r>
      <w:proofErr w:type="spellStart"/>
      <w:r w:rsidR="005D464E">
        <w:rPr>
          <w:rFonts w:ascii="Palatino Linotype" w:hAnsi="Palatino Linotype"/>
          <w:sz w:val="20"/>
          <w:szCs w:val="20"/>
        </w:rPr>
        <w:t>needleleaf</w:t>
      </w:r>
      <w:proofErr w:type="spellEnd"/>
      <w:r w:rsidR="005D464E">
        <w:rPr>
          <w:rFonts w:ascii="Palatino Linotype" w:hAnsi="Palatino Linotype"/>
          <w:sz w:val="20"/>
          <w:szCs w:val="20"/>
        </w:rPr>
        <w:t xml:space="preserve"> </w:t>
      </w:r>
      <w:r w:rsidR="000A765B">
        <w:rPr>
          <w:rFonts w:ascii="Palatino Linotype" w:hAnsi="Palatino Linotype"/>
          <w:sz w:val="20"/>
          <w:szCs w:val="20"/>
        </w:rPr>
        <w:t>had a RMSE of 18.7 %</w:t>
      </w:r>
      <w:r>
        <w:rPr>
          <w:rFonts w:ascii="Palatino Linotype" w:hAnsi="Palatino Linotype"/>
          <w:sz w:val="20"/>
          <w:szCs w:val="20"/>
        </w:rPr>
        <w:t xml:space="preserve">, which is 2 % less than the </w:t>
      </w:r>
      <w:ins w:id="222" w:author="Elias Ayrey" w:date="2018-03-08T16:31:00Z">
        <w:r w:rsidR="0063003C">
          <w:rPr>
            <w:rFonts w:ascii="Palatino Linotype" w:hAnsi="Palatino Linotype"/>
            <w:sz w:val="20"/>
            <w:szCs w:val="20"/>
          </w:rPr>
          <w:t>RF-THM</w:t>
        </w:r>
      </w:ins>
      <w:r w:rsidR="00411529">
        <w:rPr>
          <w:rFonts w:ascii="Palatino Linotype" w:hAnsi="Palatino Linotype"/>
          <w:sz w:val="20"/>
          <w:szCs w:val="20"/>
        </w:rPr>
        <w:t xml:space="preserve"> model</w:t>
      </w:r>
      <w:r>
        <w:rPr>
          <w:rFonts w:ascii="Palatino Linotype" w:hAnsi="Palatino Linotype"/>
          <w:sz w:val="20"/>
          <w:szCs w:val="20"/>
        </w:rPr>
        <w:t>’s RMSE of 19.1 %</w:t>
      </w:r>
      <w:ins w:id="223" w:author="Elias Ayrey" w:date="2018-03-08T16:31:00Z">
        <w:r w:rsidR="0063003C">
          <w:rPr>
            <w:rFonts w:ascii="Palatino Linotype" w:hAnsi="Palatino Linotype"/>
            <w:sz w:val="20"/>
            <w:szCs w:val="20"/>
          </w:rPr>
          <w:t>, and 22 % less than the LMM-THM model’s RMSE of 24.1 %</w:t>
        </w:r>
      </w:ins>
      <w:r>
        <w:rPr>
          <w:rFonts w:ascii="Palatino Linotype" w:hAnsi="Palatino Linotype"/>
          <w:sz w:val="20"/>
          <w:szCs w:val="20"/>
        </w:rPr>
        <w:t xml:space="preserve">. The percent </w:t>
      </w:r>
      <w:proofErr w:type="spellStart"/>
      <w:r>
        <w:rPr>
          <w:rFonts w:ascii="Palatino Linotype" w:hAnsi="Palatino Linotype"/>
          <w:sz w:val="20"/>
          <w:szCs w:val="20"/>
        </w:rPr>
        <w:t>needleleaf</w:t>
      </w:r>
      <w:proofErr w:type="spellEnd"/>
      <w:r>
        <w:rPr>
          <w:rFonts w:ascii="Palatino Linotype" w:hAnsi="Palatino Linotype"/>
          <w:sz w:val="20"/>
          <w:szCs w:val="20"/>
        </w:rPr>
        <w:t xml:space="preserve"> CNN</w:t>
      </w:r>
      <w:r w:rsidR="00093773">
        <w:rPr>
          <w:rFonts w:ascii="Palatino Linotype" w:hAnsi="Palatino Linotype"/>
          <w:sz w:val="20"/>
          <w:szCs w:val="20"/>
        </w:rPr>
        <w:t xml:space="preserve"> also</w:t>
      </w:r>
      <w:r>
        <w:rPr>
          <w:rFonts w:ascii="Palatino Linotype" w:hAnsi="Palatino Linotype"/>
          <w:sz w:val="20"/>
          <w:szCs w:val="20"/>
        </w:rPr>
        <w:t xml:space="preserve"> had </w:t>
      </w:r>
      <w:ins w:id="224" w:author="Elias Ayrey" w:date="2018-03-08T16:32:00Z">
        <w:r w:rsidR="0063003C">
          <w:rPr>
            <w:rFonts w:ascii="Palatino Linotype" w:hAnsi="Palatino Linotype"/>
            <w:sz w:val="20"/>
            <w:szCs w:val="20"/>
          </w:rPr>
          <w:t>60</w:t>
        </w:r>
        <w:r w:rsidR="0063003C">
          <w:rPr>
            <w:rFonts w:ascii="Palatino Linotype" w:hAnsi="Palatino Linotype"/>
            <w:sz w:val="20"/>
            <w:szCs w:val="20"/>
          </w:rPr>
          <w:t xml:space="preserve"> </w:t>
        </w:r>
      </w:ins>
      <w:r>
        <w:rPr>
          <w:rFonts w:ascii="Palatino Linotype" w:hAnsi="Palatino Linotype"/>
          <w:sz w:val="20"/>
          <w:szCs w:val="20"/>
        </w:rPr>
        <w:t xml:space="preserve">% less bias than the </w:t>
      </w:r>
      <w:ins w:id="225" w:author="Elias Ayrey" w:date="2018-03-08T16:32:00Z">
        <w:r w:rsidR="0063003C">
          <w:rPr>
            <w:rFonts w:ascii="Palatino Linotype" w:hAnsi="Palatino Linotype"/>
            <w:sz w:val="20"/>
            <w:szCs w:val="20"/>
          </w:rPr>
          <w:t xml:space="preserve">RF-THM and 50 % less </w:t>
        </w:r>
        <w:proofErr w:type="spellStart"/>
        <w:r w:rsidR="0063003C">
          <w:rPr>
            <w:rFonts w:ascii="Palatino Linotype" w:hAnsi="Palatino Linotype"/>
            <w:sz w:val="20"/>
            <w:szCs w:val="20"/>
          </w:rPr>
          <w:t>absulute</w:t>
        </w:r>
        <w:proofErr w:type="spellEnd"/>
        <w:r w:rsidR="0063003C">
          <w:rPr>
            <w:rFonts w:ascii="Palatino Linotype" w:hAnsi="Palatino Linotype"/>
            <w:sz w:val="20"/>
            <w:szCs w:val="20"/>
          </w:rPr>
          <w:t xml:space="preserve"> bias than the </w:t>
        </w:r>
      </w:ins>
      <w:ins w:id="226" w:author="Elias Ayrey" w:date="2018-03-08T16:33:00Z">
        <w:r w:rsidR="0063003C">
          <w:rPr>
            <w:rFonts w:ascii="Palatino Linotype" w:hAnsi="Palatino Linotype"/>
            <w:sz w:val="20"/>
            <w:szCs w:val="20"/>
          </w:rPr>
          <w:t>LMM-THM</w:t>
        </w:r>
      </w:ins>
      <w:r>
        <w:rPr>
          <w:rFonts w:ascii="Palatino Linotype" w:hAnsi="Palatino Linotype"/>
          <w:sz w:val="20"/>
          <w:szCs w:val="20"/>
        </w:rPr>
        <w:t xml:space="preserve">, </w:t>
      </w:r>
      <w:ins w:id="227" w:author="Elias Ayrey" w:date="2018-03-08T16:33:00Z">
        <w:r w:rsidR="0063003C">
          <w:rPr>
            <w:rFonts w:ascii="Palatino Linotype" w:hAnsi="Palatino Linotype"/>
            <w:sz w:val="20"/>
            <w:szCs w:val="20"/>
          </w:rPr>
          <w:t>with a bias of 0.2 %</w:t>
        </w:r>
      </w:ins>
      <w:r>
        <w:rPr>
          <w:rFonts w:ascii="Palatino Linotype" w:hAnsi="Palatino Linotype"/>
          <w:sz w:val="20"/>
          <w:szCs w:val="20"/>
        </w:rPr>
        <w:t xml:space="preserve">. </w:t>
      </w:r>
      <w:ins w:id="228" w:author="Elias Ayrey" w:date="2018-03-08T16:33:00Z">
        <w:r w:rsidR="0063003C">
          <w:rPr>
            <w:rFonts w:ascii="Palatino Linotype" w:hAnsi="Palatino Linotype"/>
            <w:sz w:val="20"/>
            <w:szCs w:val="20"/>
          </w:rPr>
          <w:t>Once again it should be noted</w:t>
        </w:r>
      </w:ins>
      <w:r w:rsidR="00411529">
        <w:rPr>
          <w:rFonts w:ascii="Palatino Linotype" w:hAnsi="Palatino Linotype"/>
          <w:sz w:val="20"/>
          <w:szCs w:val="20"/>
        </w:rPr>
        <w:t xml:space="preserve"> </w:t>
      </w:r>
      <w:r>
        <w:rPr>
          <w:rFonts w:ascii="Palatino Linotype" w:hAnsi="Palatino Linotype"/>
          <w:sz w:val="20"/>
          <w:szCs w:val="20"/>
        </w:rPr>
        <w:t>th</w:t>
      </w:r>
      <w:r w:rsidR="00411529">
        <w:rPr>
          <w:rFonts w:ascii="Palatino Linotype" w:hAnsi="Palatino Linotype"/>
          <w:sz w:val="20"/>
          <w:szCs w:val="20"/>
        </w:rPr>
        <w:t>at</w:t>
      </w:r>
      <w:r>
        <w:rPr>
          <w:rFonts w:ascii="Palatino Linotype" w:hAnsi="Palatino Linotype"/>
          <w:sz w:val="20"/>
          <w:szCs w:val="20"/>
        </w:rPr>
        <w:t xml:space="preserve"> th</w:t>
      </w:r>
      <w:r w:rsidR="00411529">
        <w:rPr>
          <w:rFonts w:ascii="Palatino Linotype" w:hAnsi="Palatino Linotype"/>
          <w:sz w:val="20"/>
          <w:szCs w:val="20"/>
        </w:rPr>
        <w:t>e</w:t>
      </w:r>
      <w:ins w:id="229" w:author="Elias Ayrey" w:date="2018-03-08T16:34:00Z">
        <w:r w:rsidR="0063003C">
          <w:rPr>
            <w:rFonts w:ascii="Palatino Linotype" w:hAnsi="Palatino Linotype"/>
            <w:sz w:val="20"/>
            <w:szCs w:val="20"/>
          </w:rPr>
          <w:t xml:space="preserve"> overall</w:t>
        </w:r>
      </w:ins>
      <w:r>
        <w:rPr>
          <w:rFonts w:ascii="Palatino Linotype" w:hAnsi="Palatino Linotype"/>
          <w:sz w:val="20"/>
          <w:szCs w:val="20"/>
        </w:rPr>
        <w:t xml:space="preserve"> biases of </w:t>
      </w:r>
      <w:ins w:id="230" w:author="Elias Ayrey" w:date="2018-03-08T16:33:00Z">
        <w:r w:rsidR="0063003C">
          <w:rPr>
            <w:rFonts w:ascii="Palatino Linotype" w:hAnsi="Palatino Linotype"/>
            <w:sz w:val="20"/>
            <w:szCs w:val="20"/>
          </w:rPr>
          <w:t>all three</w:t>
        </w:r>
        <w:r w:rsidR="0063003C">
          <w:rPr>
            <w:rFonts w:ascii="Palatino Linotype" w:hAnsi="Palatino Linotype"/>
            <w:sz w:val="20"/>
            <w:szCs w:val="20"/>
          </w:rPr>
          <w:t xml:space="preserve"> </w:t>
        </w:r>
      </w:ins>
      <w:r w:rsidR="00411529">
        <w:rPr>
          <w:rFonts w:ascii="Palatino Linotype" w:hAnsi="Palatino Linotype"/>
          <w:sz w:val="20"/>
          <w:szCs w:val="20"/>
        </w:rPr>
        <w:t xml:space="preserve">percent </w:t>
      </w:r>
      <w:proofErr w:type="spellStart"/>
      <w:r w:rsidR="00411529">
        <w:rPr>
          <w:rFonts w:ascii="Palatino Linotype" w:hAnsi="Palatino Linotype"/>
          <w:sz w:val="20"/>
          <w:szCs w:val="20"/>
        </w:rPr>
        <w:t>needleleaf</w:t>
      </w:r>
      <w:proofErr w:type="spellEnd"/>
      <w:r w:rsidR="00411529">
        <w:rPr>
          <w:rFonts w:ascii="Palatino Linotype" w:hAnsi="Palatino Linotype"/>
          <w:sz w:val="20"/>
          <w:szCs w:val="20"/>
        </w:rPr>
        <w:t xml:space="preserve"> </w:t>
      </w:r>
      <w:r>
        <w:rPr>
          <w:rFonts w:ascii="Palatino Linotype" w:hAnsi="Palatino Linotype"/>
          <w:sz w:val="20"/>
          <w:szCs w:val="20"/>
        </w:rPr>
        <w:t xml:space="preserve">models are only several tenths of a percent, and thus are negligible in any practical context. </w:t>
      </w:r>
    </w:p>
    <w:p w14:paraId="116D693F" w14:textId="77777777" w:rsidR="004A5686" w:rsidRDefault="004A5686" w:rsidP="004A5686">
      <w:pPr>
        <w:spacing w:line="260" w:lineRule="atLeast"/>
        <w:contextualSpacing/>
        <w:jc w:val="both"/>
        <w:rPr>
          <w:rFonts w:ascii="Palatino Linotype" w:hAnsi="Palatino Linotype"/>
          <w:sz w:val="20"/>
          <w:szCs w:val="20"/>
        </w:rPr>
      </w:pPr>
    </w:p>
    <w:p w14:paraId="2D6B4B9D" w14:textId="491129A9" w:rsidR="00847818" w:rsidRPr="00847818" w:rsidRDefault="007A47E2" w:rsidP="00D23D65">
      <w:pPr>
        <w:ind w:left="420"/>
        <w:rPr>
          <w:rFonts w:ascii="Palatino Linotype" w:hAnsi="Palatino Linotype"/>
          <w:sz w:val="18"/>
          <w:szCs w:val="18"/>
        </w:rPr>
      </w:pPr>
      <w:r>
        <w:rPr>
          <w:rFonts w:ascii="Palatino Linotype" w:hAnsi="Palatino Linotype"/>
          <w:b/>
          <w:sz w:val="18"/>
          <w:szCs w:val="18"/>
        </w:rPr>
        <w:t xml:space="preserve">Table </w:t>
      </w:r>
      <w:r w:rsidR="00BF6E40">
        <w:rPr>
          <w:rFonts w:ascii="Palatino Linotype" w:hAnsi="Palatino Linotype"/>
          <w:b/>
          <w:sz w:val="18"/>
          <w:szCs w:val="18"/>
        </w:rPr>
        <w:t>3</w:t>
      </w:r>
      <w:r w:rsidR="00847818" w:rsidRPr="00847818">
        <w:rPr>
          <w:rFonts w:ascii="Palatino Linotype" w:hAnsi="Palatino Linotype"/>
          <w:b/>
          <w:sz w:val="18"/>
          <w:szCs w:val="18"/>
        </w:rPr>
        <w:t>.</w:t>
      </w:r>
      <w:r w:rsidR="00847818" w:rsidRPr="00847818">
        <w:rPr>
          <w:rFonts w:ascii="Palatino Linotype" w:hAnsi="Palatino Linotype"/>
          <w:sz w:val="18"/>
          <w:szCs w:val="18"/>
        </w:rPr>
        <w:t xml:space="preserve"> </w:t>
      </w:r>
      <w:r w:rsidR="000A765B">
        <w:rPr>
          <w:rFonts w:ascii="Palatino Linotype" w:hAnsi="Palatino Linotype"/>
          <w:sz w:val="18"/>
          <w:szCs w:val="18"/>
        </w:rPr>
        <w:t>P</w:t>
      </w:r>
      <w:r w:rsidR="00D23D65">
        <w:rPr>
          <w:rFonts w:ascii="Palatino Linotype" w:hAnsi="Palatino Linotype"/>
          <w:sz w:val="18"/>
          <w:szCs w:val="18"/>
        </w:rPr>
        <w:t xml:space="preserve">erformance of each of the Inception-V3 models </w:t>
      </w:r>
      <w:r w:rsidR="008D5D98">
        <w:rPr>
          <w:rFonts w:ascii="Palatino Linotype" w:hAnsi="Palatino Linotype"/>
          <w:sz w:val="18"/>
          <w:szCs w:val="18"/>
        </w:rPr>
        <w:t>alongside</w:t>
      </w:r>
      <w:r w:rsidR="00D23D65">
        <w:rPr>
          <w:rFonts w:ascii="Palatino Linotype" w:hAnsi="Palatino Linotype"/>
          <w:sz w:val="18"/>
          <w:szCs w:val="18"/>
        </w:rPr>
        <w:t xml:space="preserve"> random forest </w:t>
      </w:r>
      <w:r w:rsidR="008D5D98">
        <w:rPr>
          <w:rFonts w:ascii="Palatino Linotype" w:hAnsi="Palatino Linotype"/>
          <w:sz w:val="18"/>
          <w:szCs w:val="18"/>
        </w:rPr>
        <w:t>and linear mixed models (LMM)</w:t>
      </w:r>
      <w:r w:rsidR="00D23D65">
        <w:rPr>
          <w:rFonts w:ascii="Palatino Linotype" w:hAnsi="Palatino Linotype"/>
          <w:sz w:val="18"/>
          <w:szCs w:val="18"/>
        </w:rPr>
        <w:t xml:space="preserve"> using traditional height metrics. Root Mean Square Error (RMSE) and bias were used to quantify performance. </w:t>
      </w:r>
      <w:r w:rsidR="00852C1D">
        <w:rPr>
          <w:rFonts w:ascii="Palatino Linotype" w:hAnsi="Palatino Linotype"/>
          <w:sz w:val="18"/>
          <w:szCs w:val="18"/>
        </w:rPr>
        <w:t>When possible,</w:t>
      </w:r>
      <w:r w:rsidR="00852C1D" w:rsidRPr="00847818">
        <w:rPr>
          <w:rFonts w:ascii="Palatino Linotype" w:hAnsi="Palatino Linotype"/>
          <w:sz w:val="18"/>
          <w:szCs w:val="18"/>
        </w:rPr>
        <w:t xml:space="preserve"> </w:t>
      </w:r>
      <w:r w:rsidR="00847818" w:rsidRPr="00847818">
        <w:rPr>
          <w:rFonts w:ascii="Palatino Linotype" w:hAnsi="Palatino Linotype"/>
          <w:sz w:val="18"/>
          <w:szCs w:val="18"/>
        </w:rPr>
        <w:t>error and bias as a percent of each attribute’s mean</w:t>
      </w:r>
      <w:r w:rsidR="00852C1D">
        <w:rPr>
          <w:rFonts w:ascii="Palatino Linotype" w:hAnsi="Palatino Linotype"/>
          <w:sz w:val="18"/>
          <w:szCs w:val="18"/>
        </w:rPr>
        <w:t xml:space="preserve"> are shown in parentheses</w:t>
      </w:r>
      <w:r w:rsidR="00847818" w:rsidRPr="00847818">
        <w:rPr>
          <w:rFonts w:ascii="Palatino Linotype" w:hAnsi="Palatino Linotype"/>
          <w:sz w:val="18"/>
          <w:szCs w:val="18"/>
        </w:rPr>
        <w:t>.</w:t>
      </w:r>
    </w:p>
    <w:tbl>
      <w:tblPr>
        <w:tblStyle w:val="TableGrid"/>
        <w:tblW w:w="9540" w:type="dxa"/>
        <w:tblInd w:w="-180" w:type="dxa"/>
        <w:tblLayout w:type="fixed"/>
        <w:tblLook w:val="04A0" w:firstRow="1" w:lastRow="0" w:firstColumn="1" w:lastColumn="0" w:noHBand="0" w:noVBand="1"/>
      </w:tblPr>
      <w:tblGrid>
        <w:gridCol w:w="1616"/>
        <w:gridCol w:w="904"/>
        <w:gridCol w:w="990"/>
        <w:gridCol w:w="810"/>
        <w:gridCol w:w="990"/>
        <w:gridCol w:w="900"/>
        <w:gridCol w:w="810"/>
        <w:gridCol w:w="990"/>
        <w:gridCol w:w="810"/>
        <w:gridCol w:w="720"/>
      </w:tblGrid>
      <w:tr w:rsidR="005C65A5" w14:paraId="0EB728BB" w14:textId="77777777" w:rsidTr="0024309A">
        <w:tc>
          <w:tcPr>
            <w:tcW w:w="1616" w:type="dxa"/>
            <w:tcBorders>
              <w:top w:val="nil"/>
              <w:left w:val="nil"/>
              <w:bottom w:val="nil"/>
              <w:right w:val="single" w:sz="12" w:space="0" w:color="auto"/>
            </w:tcBorders>
          </w:tcPr>
          <w:p w14:paraId="08408295" w14:textId="77777777" w:rsidR="005C65A5" w:rsidRPr="004A5686" w:rsidRDefault="005C65A5" w:rsidP="00375382">
            <w:pPr>
              <w:jc w:val="center"/>
              <w:rPr>
                <w:rFonts w:ascii="Palatino Linotype" w:hAnsi="Palatino Linotype"/>
                <w:sz w:val="20"/>
                <w:szCs w:val="20"/>
              </w:rPr>
            </w:pPr>
          </w:p>
        </w:tc>
        <w:tc>
          <w:tcPr>
            <w:tcW w:w="2704" w:type="dxa"/>
            <w:gridSpan w:val="3"/>
            <w:tcBorders>
              <w:top w:val="nil"/>
              <w:left w:val="single" w:sz="12" w:space="0" w:color="auto"/>
              <w:bottom w:val="nil"/>
              <w:right w:val="single" w:sz="12" w:space="0" w:color="auto"/>
            </w:tcBorders>
          </w:tcPr>
          <w:p w14:paraId="2DDE389D" w14:textId="1C241188" w:rsidR="005C65A5" w:rsidRPr="004A5686" w:rsidRDefault="005C65A5" w:rsidP="00375382">
            <w:pPr>
              <w:jc w:val="center"/>
              <w:rPr>
                <w:rFonts w:ascii="Palatino Linotype" w:hAnsi="Palatino Linotype"/>
                <w:sz w:val="20"/>
                <w:szCs w:val="20"/>
              </w:rPr>
            </w:pPr>
            <w:r w:rsidRPr="004A5686">
              <w:rPr>
                <w:rFonts w:ascii="Palatino Linotype" w:hAnsi="Palatino Linotype"/>
                <w:sz w:val="20"/>
                <w:szCs w:val="20"/>
              </w:rPr>
              <w:t>Aboveground Biomass (Mg/ha)</w:t>
            </w:r>
          </w:p>
        </w:tc>
        <w:tc>
          <w:tcPr>
            <w:tcW w:w="2700" w:type="dxa"/>
            <w:gridSpan w:val="3"/>
            <w:tcBorders>
              <w:top w:val="nil"/>
              <w:left w:val="single" w:sz="12" w:space="0" w:color="auto"/>
              <w:bottom w:val="nil"/>
              <w:right w:val="single" w:sz="12" w:space="0" w:color="auto"/>
            </w:tcBorders>
          </w:tcPr>
          <w:p w14:paraId="412EB880" w14:textId="03781C09" w:rsidR="005C65A5" w:rsidRPr="004A5686" w:rsidRDefault="005C65A5" w:rsidP="00375382">
            <w:pPr>
              <w:jc w:val="center"/>
              <w:rPr>
                <w:rFonts w:ascii="Palatino Linotype" w:hAnsi="Palatino Linotype"/>
                <w:sz w:val="20"/>
                <w:szCs w:val="20"/>
              </w:rPr>
            </w:pPr>
            <w:r w:rsidRPr="004A5686">
              <w:rPr>
                <w:rFonts w:ascii="Palatino Linotype" w:hAnsi="Palatino Linotype"/>
                <w:sz w:val="20"/>
                <w:szCs w:val="20"/>
              </w:rPr>
              <w:t xml:space="preserve">Tree Count </w:t>
            </w:r>
          </w:p>
          <w:p w14:paraId="3868DBB2" w14:textId="77777777" w:rsidR="005C65A5" w:rsidRPr="004A5686" w:rsidRDefault="005C65A5" w:rsidP="00375382">
            <w:pPr>
              <w:jc w:val="center"/>
              <w:rPr>
                <w:rFonts w:ascii="Palatino Linotype" w:hAnsi="Palatino Linotype"/>
                <w:sz w:val="20"/>
                <w:szCs w:val="20"/>
              </w:rPr>
            </w:pPr>
            <w:r w:rsidRPr="004A5686">
              <w:rPr>
                <w:rFonts w:ascii="Palatino Linotype" w:hAnsi="Palatino Linotype"/>
                <w:sz w:val="20"/>
                <w:szCs w:val="20"/>
              </w:rPr>
              <w:t>(#)</w:t>
            </w:r>
          </w:p>
        </w:tc>
        <w:tc>
          <w:tcPr>
            <w:tcW w:w="2520" w:type="dxa"/>
            <w:gridSpan w:val="3"/>
            <w:tcBorders>
              <w:top w:val="nil"/>
              <w:left w:val="single" w:sz="12" w:space="0" w:color="auto"/>
              <w:bottom w:val="nil"/>
              <w:right w:val="nil"/>
            </w:tcBorders>
          </w:tcPr>
          <w:p w14:paraId="29C1034C" w14:textId="7888732F" w:rsidR="005C65A5" w:rsidRPr="004A5686" w:rsidRDefault="005C65A5" w:rsidP="005C65A5">
            <w:pPr>
              <w:pBdr>
                <w:right w:val="single" w:sz="12" w:space="4" w:color="auto"/>
              </w:pBdr>
              <w:jc w:val="center"/>
              <w:rPr>
                <w:rFonts w:ascii="Palatino Linotype" w:hAnsi="Palatino Linotype"/>
                <w:sz w:val="20"/>
                <w:szCs w:val="20"/>
              </w:rPr>
            </w:pPr>
            <w:r w:rsidRPr="004A5686">
              <w:rPr>
                <w:rFonts w:ascii="Palatino Linotype" w:hAnsi="Palatino Linotype"/>
                <w:sz w:val="20"/>
                <w:szCs w:val="20"/>
              </w:rPr>
              <w:t xml:space="preserve">Percent </w:t>
            </w:r>
            <w:proofErr w:type="spellStart"/>
            <w:r w:rsidRPr="004A5686">
              <w:rPr>
                <w:rFonts w:ascii="Palatino Linotype" w:hAnsi="Palatino Linotype"/>
                <w:sz w:val="20"/>
                <w:szCs w:val="20"/>
              </w:rPr>
              <w:t>Needleleaf</w:t>
            </w:r>
            <w:proofErr w:type="spellEnd"/>
            <w:r w:rsidRPr="004A5686">
              <w:rPr>
                <w:rFonts w:ascii="Palatino Linotype" w:hAnsi="Palatino Linotype"/>
                <w:sz w:val="20"/>
                <w:szCs w:val="20"/>
              </w:rPr>
              <w:t xml:space="preserve"> </w:t>
            </w:r>
          </w:p>
          <w:p w14:paraId="6CA846F5" w14:textId="77777777" w:rsidR="005C65A5" w:rsidRPr="004A5686" w:rsidRDefault="005C65A5" w:rsidP="00375382">
            <w:pPr>
              <w:jc w:val="center"/>
              <w:rPr>
                <w:rFonts w:ascii="Palatino Linotype" w:hAnsi="Palatino Linotype"/>
                <w:sz w:val="20"/>
                <w:szCs w:val="20"/>
              </w:rPr>
            </w:pPr>
            <w:r w:rsidRPr="004A5686">
              <w:rPr>
                <w:rFonts w:ascii="Palatino Linotype" w:hAnsi="Palatino Linotype"/>
                <w:sz w:val="20"/>
                <w:szCs w:val="20"/>
              </w:rPr>
              <w:t>(%)</w:t>
            </w:r>
            <w:bookmarkStart w:id="231" w:name="_GoBack"/>
            <w:bookmarkEnd w:id="231"/>
          </w:p>
        </w:tc>
      </w:tr>
      <w:tr w:rsidR="005C65A5" w14:paraId="2A81AA10" w14:textId="77777777" w:rsidTr="0024309A">
        <w:tc>
          <w:tcPr>
            <w:tcW w:w="1616" w:type="dxa"/>
            <w:tcBorders>
              <w:top w:val="nil"/>
              <w:left w:val="nil"/>
              <w:bottom w:val="single" w:sz="12" w:space="0" w:color="auto"/>
              <w:right w:val="single" w:sz="12" w:space="0" w:color="auto"/>
            </w:tcBorders>
          </w:tcPr>
          <w:p w14:paraId="23A24E00" w14:textId="77777777" w:rsidR="005C65A5" w:rsidRPr="004A5686" w:rsidRDefault="005C65A5" w:rsidP="00375382">
            <w:pPr>
              <w:jc w:val="center"/>
              <w:rPr>
                <w:rFonts w:ascii="Palatino Linotype" w:hAnsi="Palatino Linotype"/>
                <w:sz w:val="20"/>
                <w:szCs w:val="20"/>
              </w:rPr>
            </w:pPr>
          </w:p>
        </w:tc>
        <w:tc>
          <w:tcPr>
            <w:tcW w:w="904" w:type="dxa"/>
            <w:tcBorders>
              <w:top w:val="nil"/>
              <w:left w:val="single" w:sz="12" w:space="0" w:color="auto"/>
              <w:bottom w:val="single" w:sz="8" w:space="0" w:color="auto"/>
              <w:right w:val="single" w:sz="12" w:space="0" w:color="auto"/>
            </w:tcBorders>
          </w:tcPr>
          <w:p w14:paraId="10FECB1E" w14:textId="43501C8B" w:rsidR="005C65A5" w:rsidRPr="005C65A5" w:rsidRDefault="005C65A5" w:rsidP="00375382">
            <w:pPr>
              <w:jc w:val="center"/>
              <w:rPr>
                <w:rFonts w:ascii="Palatino Linotype" w:hAnsi="Palatino Linotype"/>
                <w:sz w:val="20"/>
                <w:szCs w:val="20"/>
                <w:vertAlign w:val="superscript"/>
              </w:rPr>
            </w:pPr>
            <w:ins w:id="232" w:author="Elias Ayrey" w:date="2018-03-03T16:39:00Z">
              <w:r>
                <w:rPr>
                  <w:rFonts w:ascii="Palatino Linotype" w:hAnsi="Palatino Linotype"/>
                  <w:sz w:val="20"/>
                  <w:szCs w:val="20"/>
                </w:rPr>
                <w:t>Pseudo R</w:t>
              </w:r>
              <w:r>
                <w:rPr>
                  <w:rFonts w:ascii="Palatino Linotype" w:hAnsi="Palatino Linotype"/>
                  <w:sz w:val="20"/>
                  <w:szCs w:val="20"/>
                  <w:vertAlign w:val="superscript"/>
                </w:rPr>
                <w:t>2</w:t>
              </w:r>
            </w:ins>
          </w:p>
        </w:tc>
        <w:tc>
          <w:tcPr>
            <w:tcW w:w="990" w:type="dxa"/>
            <w:tcBorders>
              <w:top w:val="nil"/>
              <w:left w:val="single" w:sz="12" w:space="0" w:color="auto"/>
              <w:bottom w:val="single" w:sz="8" w:space="0" w:color="auto"/>
              <w:right w:val="single" w:sz="8" w:space="0" w:color="auto"/>
            </w:tcBorders>
          </w:tcPr>
          <w:p w14:paraId="24971517" w14:textId="4B5EDADA" w:rsidR="005C65A5" w:rsidRPr="004A5686" w:rsidRDefault="005C65A5" w:rsidP="00375382">
            <w:pPr>
              <w:jc w:val="center"/>
              <w:rPr>
                <w:rFonts w:ascii="Palatino Linotype" w:hAnsi="Palatino Linotype"/>
                <w:b/>
                <w:sz w:val="20"/>
                <w:szCs w:val="20"/>
              </w:rPr>
            </w:pPr>
            <w:r w:rsidRPr="004A5686">
              <w:rPr>
                <w:rFonts w:ascii="Palatino Linotype" w:hAnsi="Palatino Linotype"/>
                <w:b/>
                <w:sz w:val="20"/>
                <w:szCs w:val="20"/>
              </w:rPr>
              <w:t xml:space="preserve">RMSE </w:t>
            </w:r>
          </w:p>
          <w:p w14:paraId="5310EAF2" w14:textId="77777777" w:rsidR="005C65A5" w:rsidRPr="004A5686" w:rsidRDefault="005C65A5" w:rsidP="00375382">
            <w:pPr>
              <w:jc w:val="center"/>
              <w:rPr>
                <w:rFonts w:ascii="Palatino Linotype" w:hAnsi="Palatino Linotype"/>
                <w:b/>
                <w:sz w:val="20"/>
                <w:szCs w:val="20"/>
              </w:rPr>
            </w:pPr>
            <w:r w:rsidRPr="004A5686">
              <w:rPr>
                <w:rFonts w:ascii="Palatino Linotype" w:hAnsi="Palatino Linotype"/>
                <w:b/>
                <w:sz w:val="20"/>
                <w:szCs w:val="20"/>
              </w:rPr>
              <w:t>(%)</w:t>
            </w:r>
          </w:p>
        </w:tc>
        <w:tc>
          <w:tcPr>
            <w:tcW w:w="810" w:type="dxa"/>
            <w:tcBorders>
              <w:top w:val="nil"/>
              <w:left w:val="single" w:sz="8" w:space="0" w:color="auto"/>
              <w:bottom w:val="single" w:sz="8" w:space="0" w:color="auto"/>
              <w:right w:val="single" w:sz="12" w:space="0" w:color="auto"/>
            </w:tcBorders>
          </w:tcPr>
          <w:p w14:paraId="4B122CB7" w14:textId="77777777" w:rsidR="005C65A5" w:rsidRPr="004A5686" w:rsidRDefault="005C65A5" w:rsidP="00375382">
            <w:pPr>
              <w:jc w:val="center"/>
              <w:rPr>
                <w:rFonts w:ascii="Palatino Linotype" w:hAnsi="Palatino Linotype"/>
                <w:b/>
                <w:sz w:val="20"/>
                <w:szCs w:val="20"/>
              </w:rPr>
            </w:pPr>
            <w:r w:rsidRPr="004A5686">
              <w:rPr>
                <w:rFonts w:ascii="Palatino Linotype" w:hAnsi="Palatino Linotype"/>
                <w:b/>
                <w:sz w:val="20"/>
                <w:szCs w:val="20"/>
              </w:rPr>
              <w:t>Bias</w:t>
            </w:r>
          </w:p>
          <w:p w14:paraId="134A4A6A" w14:textId="77777777" w:rsidR="005C65A5" w:rsidRPr="004A5686" w:rsidRDefault="005C65A5" w:rsidP="00375382">
            <w:pPr>
              <w:jc w:val="center"/>
              <w:rPr>
                <w:rFonts w:ascii="Palatino Linotype" w:hAnsi="Palatino Linotype"/>
                <w:b/>
                <w:sz w:val="20"/>
                <w:szCs w:val="20"/>
              </w:rPr>
            </w:pPr>
            <w:r w:rsidRPr="004A5686">
              <w:rPr>
                <w:rFonts w:ascii="Palatino Linotype" w:hAnsi="Palatino Linotype"/>
                <w:b/>
                <w:sz w:val="20"/>
                <w:szCs w:val="20"/>
              </w:rPr>
              <w:t>(%)</w:t>
            </w:r>
          </w:p>
        </w:tc>
        <w:tc>
          <w:tcPr>
            <w:tcW w:w="990" w:type="dxa"/>
            <w:tcBorders>
              <w:top w:val="nil"/>
              <w:left w:val="single" w:sz="12" w:space="0" w:color="auto"/>
              <w:bottom w:val="single" w:sz="8" w:space="0" w:color="auto"/>
              <w:right w:val="single" w:sz="12" w:space="0" w:color="auto"/>
            </w:tcBorders>
          </w:tcPr>
          <w:p w14:paraId="1E518A13" w14:textId="5392824A" w:rsidR="005C65A5" w:rsidRPr="004A5686" w:rsidRDefault="005C65A5" w:rsidP="00375382">
            <w:pPr>
              <w:jc w:val="center"/>
              <w:rPr>
                <w:rFonts w:ascii="Palatino Linotype" w:hAnsi="Palatino Linotype"/>
                <w:b/>
                <w:sz w:val="20"/>
                <w:szCs w:val="20"/>
              </w:rPr>
            </w:pPr>
            <w:ins w:id="233" w:author="Elias Ayrey" w:date="2018-03-03T16:44:00Z">
              <w:r>
                <w:rPr>
                  <w:rFonts w:ascii="Palatino Linotype" w:hAnsi="Palatino Linotype"/>
                  <w:sz w:val="20"/>
                  <w:szCs w:val="20"/>
                </w:rPr>
                <w:t>Pseudo R</w:t>
              </w:r>
              <w:r>
                <w:rPr>
                  <w:rFonts w:ascii="Palatino Linotype" w:hAnsi="Palatino Linotype"/>
                  <w:sz w:val="20"/>
                  <w:szCs w:val="20"/>
                  <w:vertAlign w:val="superscript"/>
                </w:rPr>
                <w:t>2</w:t>
              </w:r>
            </w:ins>
          </w:p>
        </w:tc>
        <w:tc>
          <w:tcPr>
            <w:tcW w:w="900" w:type="dxa"/>
            <w:tcBorders>
              <w:top w:val="nil"/>
              <w:left w:val="single" w:sz="12" w:space="0" w:color="auto"/>
              <w:bottom w:val="single" w:sz="8" w:space="0" w:color="auto"/>
              <w:right w:val="single" w:sz="8" w:space="0" w:color="auto"/>
            </w:tcBorders>
          </w:tcPr>
          <w:p w14:paraId="2415877F" w14:textId="4E61F06E" w:rsidR="005C65A5" w:rsidRPr="004A5686" w:rsidRDefault="005C65A5" w:rsidP="00375382">
            <w:pPr>
              <w:jc w:val="center"/>
              <w:rPr>
                <w:rFonts w:ascii="Palatino Linotype" w:hAnsi="Palatino Linotype"/>
                <w:b/>
                <w:sz w:val="20"/>
                <w:szCs w:val="20"/>
              </w:rPr>
            </w:pPr>
            <w:r w:rsidRPr="004A5686">
              <w:rPr>
                <w:rFonts w:ascii="Palatino Linotype" w:hAnsi="Palatino Linotype"/>
                <w:b/>
                <w:sz w:val="20"/>
                <w:szCs w:val="20"/>
              </w:rPr>
              <w:t xml:space="preserve">RMSE </w:t>
            </w:r>
          </w:p>
          <w:p w14:paraId="68FBD572" w14:textId="77777777" w:rsidR="005C65A5" w:rsidRPr="004A5686" w:rsidRDefault="005C65A5" w:rsidP="00375382">
            <w:pPr>
              <w:jc w:val="center"/>
              <w:rPr>
                <w:rFonts w:ascii="Palatino Linotype" w:hAnsi="Palatino Linotype"/>
                <w:b/>
                <w:sz w:val="20"/>
                <w:szCs w:val="20"/>
              </w:rPr>
            </w:pPr>
            <w:r w:rsidRPr="004A5686">
              <w:rPr>
                <w:rFonts w:ascii="Palatino Linotype" w:hAnsi="Palatino Linotype"/>
                <w:b/>
                <w:sz w:val="20"/>
                <w:szCs w:val="20"/>
              </w:rPr>
              <w:t>(%)</w:t>
            </w:r>
          </w:p>
        </w:tc>
        <w:tc>
          <w:tcPr>
            <w:tcW w:w="810" w:type="dxa"/>
            <w:tcBorders>
              <w:top w:val="nil"/>
              <w:left w:val="single" w:sz="8" w:space="0" w:color="auto"/>
              <w:bottom w:val="single" w:sz="8" w:space="0" w:color="auto"/>
              <w:right w:val="single" w:sz="12" w:space="0" w:color="auto"/>
            </w:tcBorders>
          </w:tcPr>
          <w:p w14:paraId="20386D1A" w14:textId="77777777" w:rsidR="005C65A5" w:rsidRPr="004A5686" w:rsidRDefault="005C65A5" w:rsidP="00375382">
            <w:pPr>
              <w:jc w:val="center"/>
              <w:rPr>
                <w:rFonts w:ascii="Palatino Linotype" w:hAnsi="Palatino Linotype"/>
                <w:b/>
                <w:sz w:val="20"/>
                <w:szCs w:val="20"/>
              </w:rPr>
            </w:pPr>
            <w:r w:rsidRPr="004A5686">
              <w:rPr>
                <w:rFonts w:ascii="Palatino Linotype" w:hAnsi="Palatino Linotype"/>
                <w:b/>
                <w:sz w:val="20"/>
                <w:szCs w:val="20"/>
              </w:rPr>
              <w:t>Bias</w:t>
            </w:r>
          </w:p>
          <w:p w14:paraId="2FBE4D7F" w14:textId="77777777" w:rsidR="005C65A5" w:rsidRPr="004A5686" w:rsidRDefault="005C65A5" w:rsidP="00375382">
            <w:pPr>
              <w:jc w:val="center"/>
              <w:rPr>
                <w:rFonts w:ascii="Palatino Linotype" w:hAnsi="Palatino Linotype"/>
                <w:b/>
                <w:sz w:val="20"/>
                <w:szCs w:val="20"/>
              </w:rPr>
            </w:pPr>
            <w:r w:rsidRPr="004A5686">
              <w:rPr>
                <w:rFonts w:ascii="Palatino Linotype" w:hAnsi="Palatino Linotype"/>
                <w:b/>
                <w:sz w:val="20"/>
                <w:szCs w:val="20"/>
              </w:rPr>
              <w:t>(%)</w:t>
            </w:r>
          </w:p>
        </w:tc>
        <w:tc>
          <w:tcPr>
            <w:tcW w:w="990" w:type="dxa"/>
            <w:tcBorders>
              <w:top w:val="nil"/>
              <w:left w:val="single" w:sz="12" w:space="0" w:color="auto"/>
              <w:bottom w:val="single" w:sz="8" w:space="0" w:color="auto"/>
              <w:right w:val="single" w:sz="12" w:space="0" w:color="auto"/>
            </w:tcBorders>
          </w:tcPr>
          <w:p w14:paraId="738B3111" w14:textId="48F59C99" w:rsidR="005C65A5" w:rsidRPr="004A5686" w:rsidRDefault="005C65A5" w:rsidP="00375382">
            <w:pPr>
              <w:jc w:val="center"/>
              <w:rPr>
                <w:ins w:id="234" w:author="Elias Ayrey" w:date="2018-03-03T16:41:00Z"/>
                <w:rFonts w:ascii="Palatino Linotype" w:hAnsi="Palatino Linotype"/>
                <w:b/>
                <w:sz w:val="20"/>
                <w:szCs w:val="20"/>
              </w:rPr>
            </w:pPr>
            <w:ins w:id="235" w:author="Elias Ayrey" w:date="2018-03-03T16:41:00Z">
              <w:r>
                <w:rPr>
                  <w:rFonts w:ascii="Palatino Linotype" w:hAnsi="Palatino Linotype"/>
                  <w:sz w:val="20"/>
                  <w:szCs w:val="20"/>
                </w:rPr>
                <w:t>Pseudo R</w:t>
              </w:r>
              <w:r>
                <w:rPr>
                  <w:rFonts w:ascii="Palatino Linotype" w:hAnsi="Palatino Linotype"/>
                  <w:sz w:val="20"/>
                  <w:szCs w:val="20"/>
                  <w:vertAlign w:val="superscript"/>
                </w:rPr>
                <w:t>2</w:t>
              </w:r>
            </w:ins>
          </w:p>
        </w:tc>
        <w:tc>
          <w:tcPr>
            <w:tcW w:w="810" w:type="dxa"/>
            <w:tcBorders>
              <w:top w:val="nil"/>
              <w:left w:val="single" w:sz="12" w:space="0" w:color="auto"/>
              <w:bottom w:val="single" w:sz="8" w:space="0" w:color="auto"/>
              <w:right w:val="single" w:sz="8" w:space="0" w:color="auto"/>
            </w:tcBorders>
          </w:tcPr>
          <w:p w14:paraId="32AFCCD1" w14:textId="16A92F60" w:rsidR="005C65A5" w:rsidRPr="004A5686" w:rsidRDefault="005C65A5" w:rsidP="00375382">
            <w:pPr>
              <w:jc w:val="center"/>
              <w:rPr>
                <w:rFonts w:ascii="Palatino Linotype" w:hAnsi="Palatino Linotype"/>
                <w:b/>
                <w:sz w:val="20"/>
                <w:szCs w:val="20"/>
              </w:rPr>
            </w:pPr>
            <w:r w:rsidRPr="004A5686">
              <w:rPr>
                <w:rFonts w:ascii="Palatino Linotype" w:hAnsi="Palatino Linotype"/>
                <w:b/>
                <w:sz w:val="20"/>
                <w:szCs w:val="20"/>
              </w:rPr>
              <w:t xml:space="preserve">RMSE </w:t>
            </w:r>
          </w:p>
          <w:p w14:paraId="1D5132F0" w14:textId="3CE6D838" w:rsidR="005C65A5" w:rsidRPr="004A5686" w:rsidRDefault="005C65A5" w:rsidP="00375382">
            <w:pPr>
              <w:jc w:val="center"/>
              <w:rPr>
                <w:rFonts w:ascii="Palatino Linotype" w:hAnsi="Palatino Linotype"/>
                <w:b/>
                <w:sz w:val="20"/>
                <w:szCs w:val="20"/>
              </w:rPr>
            </w:pPr>
          </w:p>
        </w:tc>
        <w:tc>
          <w:tcPr>
            <w:tcW w:w="720" w:type="dxa"/>
            <w:tcBorders>
              <w:top w:val="nil"/>
              <w:left w:val="single" w:sz="8" w:space="0" w:color="auto"/>
              <w:bottom w:val="single" w:sz="8" w:space="0" w:color="auto"/>
              <w:right w:val="single" w:sz="4" w:space="0" w:color="auto"/>
            </w:tcBorders>
          </w:tcPr>
          <w:p w14:paraId="4F1BDFD4" w14:textId="77777777" w:rsidR="005C65A5" w:rsidRPr="004A5686" w:rsidRDefault="005C65A5" w:rsidP="00375382">
            <w:pPr>
              <w:jc w:val="center"/>
              <w:rPr>
                <w:rFonts w:ascii="Palatino Linotype" w:hAnsi="Palatino Linotype"/>
                <w:b/>
                <w:sz w:val="20"/>
                <w:szCs w:val="20"/>
              </w:rPr>
            </w:pPr>
            <w:r w:rsidRPr="004A5686">
              <w:rPr>
                <w:rFonts w:ascii="Palatino Linotype" w:hAnsi="Palatino Linotype"/>
                <w:b/>
                <w:sz w:val="20"/>
                <w:szCs w:val="20"/>
              </w:rPr>
              <w:t>Bias</w:t>
            </w:r>
          </w:p>
          <w:p w14:paraId="7B669C28" w14:textId="7C7DDA46" w:rsidR="005C65A5" w:rsidRPr="004A5686" w:rsidRDefault="005C65A5" w:rsidP="00375382">
            <w:pPr>
              <w:jc w:val="center"/>
              <w:rPr>
                <w:rFonts w:ascii="Palatino Linotype" w:hAnsi="Palatino Linotype"/>
                <w:b/>
                <w:sz w:val="20"/>
                <w:szCs w:val="20"/>
              </w:rPr>
            </w:pPr>
          </w:p>
        </w:tc>
      </w:tr>
      <w:tr w:rsidR="005C65A5" w14:paraId="31AB75E7" w14:textId="77777777" w:rsidTr="0024309A">
        <w:tc>
          <w:tcPr>
            <w:tcW w:w="1616" w:type="dxa"/>
            <w:tcBorders>
              <w:top w:val="single" w:sz="12" w:space="0" w:color="auto"/>
              <w:left w:val="single" w:sz="12" w:space="0" w:color="auto"/>
              <w:bottom w:val="single" w:sz="12" w:space="0" w:color="auto"/>
              <w:right w:val="single" w:sz="12" w:space="0" w:color="auto"/>
            </w:tcBorders>
            <w:vAlign w:val="center"/>
          </w:tcPr>
          <w:p w14:paraId="369E5BFB" w14:textId="77777777" w:rsidR="005C65A5" w:rsidRPr="004A5686" w:rsidRDefault="005C65A5" w:rsidP="006A19F5">
            <w:pPr>
              <w:contextualSpacing/>
              <w:jc w:val="center"/>
              <w:rPr>
                <w:ins w:id="236" w:author="Elias Ayrey" w:date="2018-03-03T15:24:00Z"/>
                <w:rFonts w:ascii="Palatino Linotype" w:hAnsi="Palatino Linotype"/>
                <w:sz w:val="20"/>
                <w:szCs w:val="20"/>
              </w:rPr>
            </w:pPr>
            <w:ins w:id="237" w:author="Elias Ayrey" w:date="2018-03-03T15:24:00Z">
              <w:r w:rsidRPr="004A5686">
                <w:rPr>
                  <w:rFonts w:ascii="Palatino Linotype" w:hAnsi="Palatino Linotype"/>
                  <w:sz w:val="20"/>
                  <w:szCs w:val="20"/>
                </w:rPr>
                <w:t>THM with</w:t>
              </w:r>
            </w:ins>
          </w:p>
          <w:p w14:paraId="00D1294A" w14:textId="743B82B9" w:rsidR="005C65A5" w:rsidRPr="004A5686" w:rsidRDefault="005C65A5" w:rsidP="006A19F5">
            <w:pPr>
              <w:contextualSpacing/>
              <w:jc w:val="center"/>
              <w:rPr>
                <w:rFonts w:ascii="Palatino Linotype" w:hAnsi="Palatino Linotype"/>
                <w:sz w:val="20"/>
                <w:szCs w:val="20"/>
              </w:rPr>
            </w:pPr>
            <w:ins w:id="238" w:author="Elias Ayrey" w:date="2018-03-03T15:24:00Z">
              <w:r>
                <w:rPr>
                  <w:rFonts w:ascii="Palatino Linotype" w:hAnsi="Palatino Linotype"/>
                  <w:sz w:val="20"/>
                  <w:szCs w:val="20"/>
                </w:rPr>
                <w:t>LMM</w:t>
              </w:r>
            </w:ins>
          </w:p>
        </w:tc>
        <w:tc>
          <w:tcPr>
            <w:tcW w:w="904" w:type="dxa"/>
            <w:tcBorders>
              <w:top w:val="single" w:sz="8" w:space="0" w:color="auto"/>
              <w:left w:val="single" w:sz="12" w:space="0" w:color="auto"/>
              <w:bottom w:val="nil"/>
              <w:right w:val="nil"/>
            </w:tcBorders>
          </w:tcPr>
          <w:p w14:paraId="6961C2A3" w14:textId="7B9622F7" w:rsidR="005C65A5" w:rsidRDefault="00517EA6" w:rsidP="006A19F5">
            <w:pPr>
              <w:jc w:val="center"/>
              <w:rPr>
                <w:ins w:id="239" w:author="Elias Ayrey" w:date="2018-03-03T16:37:00Z"/>
                <w:rFonts w:ascii="Palatino Linotype" w:hAnsi="Palatino Linotype"/>
                <w:sz w:val="20"/>
                <w:szCs w:val="20"/>
              </w:rPr>
            </w:pPr>
            <w:ins w:id="240" w:author="Elias Ayrey" w:date="2018-03-03T17:01:00Z">
              <w:r>
                <w:rPr>
                  <w:rFonts w:ascii="Palatino Linotype" w:hAnsi="Palatino Linotype"/>
                  <w:sz w:val="20"/>
                  <w:szCs w:val="20"/>
                </w:rPr>
                <w:t>0.55</w:t>
              </w:r>
            </w:ins>
          </w:p>
        </w:tc>
        <w:tc>
          <w:tcPr>
            <w:tcW w:w="990" w:type="dxa"/>
            <w:tcBorders>
              <w:top w:val="single" w:sz="8" w:space="0" w:color="auto"/>
              <w:left w:val="nil"/>
              <w:bottom w:val="nil"/>
              <w:right w:val="nil"/>
            </w:tcBorders>
            <w:vAlign w:val="center"/>
          </w:tcPr>
          <w:p w14:paraId="4819C271" w14:textId="19C30349" w:rsidR="005C65A5" w:rsidRDefault="005C65A5" w:rsidP="006A19F5">
            <w:pPr>
              <w:jc w:val="center"/>
              <w:rPr>
                <w:ins w:id="241" w:author="Elias Ayrey" w:date="2018-03-03T15:24:00Z"/>
                <w:rFonts w:ascii="Palatino Linotype" w:hAnsi="Palatino Linotype"/>
                <w:sz w:val="20"/>
                <w:szCs w:val="20"/>
              </w:rPr>
            </w:pPr>
            <w:ins w:id="242" w:author="Elias Ayrey" w:date="2018-03-03T15:24:00Z">
              <w:r>
                <w:rPr>
                  <w:rFonts w:ascii="Palatino Linotype" w:hAnsi="Palatino Linotype"/>
                  <w:sz w:val="20"/>
                  <w:szCs w:val="20"/>
                </w:rPr>
                <w:t xml:space="preserve">57.6 </w:t>
              </w:r>
            </w:ins>
          </w:p>
          <w:p w14:paraId="73299DE6" w14:textId="1F4542F8" w:rsidR="005C65A5" w:rsidRPr="004A5686" w:rsidRDefault="005C65A5" w:rsidP="006A19F5">
            <w:pPr>
              <w:jc w:val="center"/>
              <w:rPr>
                <w:rFonts w:ascii="Palatino Linotype" w:hAnsi="Palatino Linotype"/>
                <w:sz w:val="20"/>
                <w:szCs w:val="20"/>
              </w:rPr>
            </w:pPr>
            <w:ins w:id="243" w:author="Elias Ayrey" w:date="2018-03-03T15:24:00Z">
              <w:r>
                <w:rPr>
                  <w:rFonts w:ascii="Palatino Linotype" w:hAnsi="Palatino Linotype"/>
                  <w:sz w:val="20"/>
                  <w:szCs w:val="20"/>
                </w:rPr>
                <w:t>(31.3)</w:t>
              </w:r>
            </w:ins>
          </w:p>
        </w:tc>
        <w:tc>
          <w:tcPr>
            <w:tcW w:w="810" w:type="dxa"/>
            <w:tcBorders>
              <w:top w:val="single" w:sz="8" w:space="0" w:color="auto"/>
              <w:left w:val="nil"/>
              <w:bottom w:val="nil"/>
              <w:right w:val="nil"/>
            </w:tcBorders>
            <w:vAlign w:val="center"/>
          </w:tcPr>
          <w:p w14:paraId="1EB1939D" w14:textId="77777777" w:rsidR="005C65A5" w:rsidRDefault="005C65A5" w:rsidP="006A19F5">
            <w:pPr>
              <w:jc w:val="center"/>
              <w:rPr>
                <w:ins w:id="244" w:author="Elias Ayrey" w:date="2018-03-03T15:24:00Z"/>
                <w:rFonts w:ascii="Palatino Linotype" w:hAnsi="Palatino Linotype"/>
                <w:sz w:val="20"/>
                <w:szCs w:val="20"/>
              </w:rPr>
            </w:pPr>
            <w:ins w:id="245" w:author="Elias Ayrey" w:date="2018-03-03T15:24:00Z">
              <w:r>
                <w:rPr>
                  <w:rFonts w:ascii="Palatino Linotype" w:hAnsi="Palatino Linotype"/>
                  <w:sz w:val="20"/>
                  <w:szCs w:val="20"/>
                </w:rPr>
                <w:t>-1.3</w:t>
              </w:r>
            </w:ins>
          </w:p>
          <w:p w14:paraId="1E9B6C3B" w14:textId="1D78B6CB" w:rsidR="005C65A5" w:rsidRPr="004A5686" w:rsidRDefault="005C65A5" w:rsidP="006A19F5">
            <w:pPr>
              <w:jc w:val="center"/>
              <w:rPr>
                <w:rFonts w:ascii="Palatino Linotype" w:hAnsi="Palatino Linotype"/>
                <w:sz w:val="20"/>
                <w:szCs w:val="20"/>
              </w:rPr>
            </w:pPr>
            <w:ins w:id="246" w:author="Elias Ayrey" w:date="2018-03-03T15:24:00Z">
              <w:r>
                <w:rPr>
                  <w:rFonts w:ascii="Palatino Linotype" w:hAnsi="Palatino Linotype"/>
                  <w:sz w:val="20"/>
                  <w:szCs w:val="20"/>
                </w:rPr>
                <w:t>(0.7)</w:t>
              </w:r>
            </w:ins>
          </w:p>
        </w:tc>
        <w:tc>
          <w:tcPr>
            <w:tcW w:w="990" w:type="dxa"/>
            <w:tcBorders>
              <w:top w:val="single" w:sz="8" w:space="0" w:color="auto"/>
              <w:left w:val="nil"/>
              <w:bottom w:val="nil"/>
              <w:right w:val="nil"/>
            </w:tcBorders>
          </w:tcPr>
          <w:p w14:paraId="363F8799" w14:textId="22751BC9" w:rsidR="005C65A5" w:rsidRDefault="00517EA6" w:rsidP="00375382">
            <w:pPr>
              <w:jc w:val="center"/>
              <w:rPr>
                <w:ins w:id="247" w:author="Elias Ayrey" w:date="2018-03-03T16:42:00Z"/>
                <w:rFonts w:ascii="Palatino Linotype" w:hAnsi="Palatino Linotype"/>
                <w:sz w:val="20"/>
                <w:szCs w:val="20"/>
              </w:rPr>
            </w:pPr>
            <w:ins w:id="248" w:author="Elias Ayrey" w:date="2018-03-03T17:00:00Z">
              <w:r>
                <w:rPr>
                  <w:rFonts w:ascii="Palatino Linotype" w:hAnsi="Palatino Linotype"/>
                  <w:sz w:val="20"/>
                  <w:szCs w:val="20"/>
                </w:rPr>
                <w:t>0.31</w:t>
              </w:r>
            </w:ins>
          </w:p>
        </w:tc>
        <w:tc>
          <w:tcPr>
            <w:tcW w:w="900" w:type="dxa"/>
            <w:tcBorders>
              <w:top w:val="single" w:sz="8" w:space="0" w:color="auto"/>
              <w:left w:val="nil"/>
              <w:bottom w:val="nil"/>
              <w:right w:val="nil"/>
            </w:tcBorders>
            <w:vAlign w:val="center"/>
          </w:tcPr>
          <w:p w14:paraId="3F648904" w14:textId="392AB3C6" w:rsidR="005C65A5" w:rsidRDefault="005C65A5" w:rsidP="00375382">
            <w:pPr>
              <w:jc w:val="center"/>
              <w:rPr>
                <w:ins w:id="249" w:author="Elias Ayrey" w:date="2018-03-03T16:29:00Z"/>
                <w:rFonts w:ascii="Palatino Linotype" w:hAnsi="Palatino Linotype"/>
                <w:sz w:val="20"/>
                <w:szCs w:val="20"/>
              </w:rPr>
            </w:pPr>
            <w:ins w:id="250" w:author="Elias Ayrey" w:date="2018-03-03T16:29:00Z">
              <w:r>
                <w:rPr>
                  <w:rFonts w:ascii="Palatino Linotype" w:hAnsi="Palatino Linotype"/>
                  <w:sz w:val="20"/>
                  <w:szCs w:val="20"/>
                </w:rPr>
                <w:t>3.10</w:t>
              </w:r>
            </w:ins>
          </w:p>
          <w:p w14:paraId="4B93D332" w14:textId="59D667C5" w:rsidR="005C65A5" w:rsidRPr="004A5686" w:rsidRDefault="005C65A5" w:rsidP="00375382">
            <w:pPr>
              <w:jc w:val="center"/>
              <w:rPr>
                <w:rFonts w:ascii="Palatino Linotype" w:hAnsi="Palatino Linotype"/>
                <w:sz w:val="20"/>
                <w:szCs w:val="20"/>
              </w:rPr>
            </w:pPr>
            <w:ins w:id="251" w:author="Elias Ayrey" w:date="2018-03-03T16:29:00Z">
              <w:r>
                <w:rPr>
                  <w:rFonts w:ascii="Palatino Linotype" w:hAnsi="Palatino Linotype"/>
                  <w:sz w:val="20"/>
                  <w:szCs w:val="20"/>
                </w:rPr>
                <w:t>(44.9)</w:t>
              </w:r>
            </w:ins>
          </w:p>
        </w:tc>
        <w:tc>
          <w:tcPr>
            <w:tcW w:w="810" w:type="dxa"/>
            <w:tcBorders>
              <w:top w:val="single" w:sz="8" w:space="0" w:color="auto"/>
              <w:left w:val="nil"/>
              <w:bottom w:val="nil"/>
              <w:right w:val="nil"/>
            </w:tcBorders>
            <w:vAlign w:val="center"/>
          </w:tcPr>
          <w:p w14:paraId="15293D02" w14:textId="01965A54" w:rsidR="005C65A5" w:rsidRDefault="009F1F04" w:rsidP="00375382">
            <w:pPr>
              <w:jc w:val="center"/>
              <w:rPr>
                <w:ins w:id="252" w:author="Elias Ayrey" w:date="2018-03-03T16:30:00Z"/>
                <w:rFonts w:ascii="Palatino Linotype" w:hAnsi="Palatino Linotype"/>
                <w:sz w:val="20"/>
                <w:szCs w:val="20"/>
              </w:rPr>
            </w:pPr>
            <w:ins w:id="253" w:author="Elias Ayrey" w:date="2018-03-03T16:30:00Z">
              <w:r>
                <w:rPr>
                  <w:rFonts w:ascii="Palatino Linotype" w:hAnsi="Palatino Linotype"/>
                  <w:sz w:val="20"/>
                  <w:szCs w:val="20"/>
                </w:rPr>
                <w:t>0.</w:t>
              </w:r>
            </w:ins>
            <w:ins w:id="254" w:author="Elias Ayrey" w:date="2018-03-08T15:32:00Z">
              <w:r>
                <w:rPr>
                  <w:rFonts w:ascii="Palatino Linotype" w:hAnsi="Palatino Linotype"/>
                  <w:sz w:val="20"/>
                  <w:szCs w:val="20"/>
                </w:rPr>
                <w:t>0</w:t>
              </w:r>
            </w:ins>
            <w:ins w:id="255" w:author="Elias Ayrey" w:date="2018-03-03T16:30:00Z">
              <w:r w:rsidR="005C65A5">
                <w:rPr>
                  <w:rFonts w:ascii="Palatino Linotype" w:hAnsi="Palatino Linotype"/>
                  <w:sz w:val="20"/>
                  <w:szCs w:val="20"/>
                </w:rPr>
                <w:t>3</w:t>
              </w:r>
            </w:ins>
          </w:p>
          <w:p w14:paraId="011A151C" w14:textId="5E07823D" w:rsidR="005C65A5" w:rsidRPr="004A5686" w:rsidRDefault="005C65A5" w:rsidP="00375382">
            <w:pPr>
              <w:jc w:val="center"/>
              <w:rPr>
                <w:rFonts w:ascii="Palatino Linotype" w:hAnsi="Palatino Linotype"/>
                <w:sz w:val="20"/>
                <w:szCs w:val="20"/>
              </w:rPr>
            </w:pPr>
            <w:ins w:id="256" w:author="Elias Ayrey" w:date="2018-03-03T16:30:00Z">
              <w:r>
                <w:rPr>
                  <w:rFonts w:ascii="Palatino Linotype" w:hAnsi="Palatino Linotype"/>
                  <w:sz w:val="20"/>
                  <w:szCs w:val="20"/>
                </w:rPr>
                <w:t>(0.5)</w:t>
              </w:r>
            </w:ins>
          </w:p>
        </w:tc>
        <w:tc>
          <w:tcPr>
            <w:tcW w:w="990" w:type="dxa"/>
            <w:tcBorders>
              <w:top w:val="single" w:sz="8" w:space="0" w:color="auto"/>
              <w:left w:val="nil"/>
              <w:bottom w:val="nil"/>
              <w:right w:val="nil"/>
            </w:tcBorders>
          </w:tcPr>
          <w:p w14:paraId="461A115A" w14:textId="0AA03836" w:rsidR="005C65A5" w:rsidRDefault="005C65A5" w:rsidP="00375382">
            <w:pPr>
              <w:jc w:val="center"/>
              <w:rPr>
                <w:ins w:id="257" w:author="Elias Ayrey" w:date="2018-03-03T16:41:00Z"/>
                <w:rFonts w:ascii="Palatino Linotype" w:hAnsi="Palatino Linotype"/>
                <w:sz w:val="20"/>
                <w:szCs w:val="20"/>
              </w:rPr>
            </w:pPr>
            <w:ins w:id="258" w:author="Elias Ayrey" w:date="2018-03-03T16:41:00Z">
              <w:r>
                <w:rPr>
                  <w:rFonts w:ascii="Palatino Linotype" w:hAnsi="Palatino Linotype"/>
                  <w:sz w:val="20"/>
                  <w:szCs w:val="20"/>
                </w:rPr>
                <w:t>0.31</w:t>
              </w:r>
            </w:ins>
          </w:p>
        </w:tc>
        <w:tc>
          <w:tcPr>
            <w:tcW w:w="810" w:type="dxa"/>
            <w:tcBorders>
              <w:top w:val="single" w:sz="8" w:space="0" w:color="auto"/>
              <w:left w:val="nil"/>
              <w:bottom w:val="nil"/>
              <w:right w:val="nil"/>
            </w:tcBorders>
            <w:vAlign w:val="center"/>
          </w:tcPr>
          <w:p w14:paraId="2A96A23B" w14:textId="3DE6460C" w:rsidR="005C65A5" w:rsidRDefault="005C65A5" w:rsidP="00375382">
            <w:pPr>
              <w:jc w:val="center"/>
              <w:rPr>
                <w:ins w:id="259" w:author="Elias Ayrey" w:date="2018-03-03T16:31:00Z"/>
                <w:rFonts w:ascii="Palatino Linotype" w:hAnsi="Palatino Linotype"/>
                <w:sz w:val="20"/>
                <w:szCs w:val="20"/>
              </w:rPr>
            </w:pPr>
            <w:ins w:id="260" w:author="Elias Ayrey" w:date="2018-03-03T16:31:00Z">
              <w:r>
                <w:rPr>
                  <w:rFonts w:ascii="Palatino Linotype" w:hAnsi="Palatino Linotype"/>
                  <w:sz w:val="20"/>
                  <w:szCs w:val="20"/>
                </w:rPr>
                <w:t>24.1</w:t>
              </w:r>
            </w:ins>
          </w:p>
          <w:p w14:paraId="60A894E2" w14:textId="77777777" w:rsidR="005C65A5" w:rsidRPr="004A5686" w:rsidRDefault="005C65A5" w:rsidP="00375382">
            <w:pPr>
              <w:jc w:val="center"/>
              <w:rPr>
                <w:rFonts w:ascii="Palatino Linotype" w:hAnsi="Palatino Linotype"/>
                <w:sz w:val="20"/>
                <w:szCs w:val="20"/>
              </w:rPr>
            </w:pPr>
          </w:p>
        </w:tc>
        <w:tc>
          <w:tcPr>
            <w:tcW w:w="720" w:type="dxa"/>
            <w:tcBorders>
              <w:top w:val="single" w:sz="8" w:space="0" w:color="auto"/>
              <w:left w:val="nil"/>
              <w:bottom w:val="nil"/>
              <w:right w:val="nil"/>
            </w:tcBorders>
            <w:vAlign w:val="center"/>
          </w:tcPr>
          <w:p w14:paraId="4A8FB439" w14:textId="77777777" w:rsidR="005C65A5" w:rsidRDefault="005C65A5" w:rsidP="00375382">
            <w:pPr>
              <w:jc w:val="center"/>
              <w:rPr>
                <w:ins w:id="261" w:author="Elias Ayrey" w:date="2018-03-03T16:32:00Z"/>
                <w:rFonts w:ascii="Palatino Linotype" w:hAnsi="Palatino Linotype"/>
                <w:sz w:val="20"/>
                <w:szCs w:val="20"/>
              </w:rPr>
            </w:pPr>
            <w:ins w:id="262" w:author="Elias Ayrey" w:date="2018-03-03T16:31:00Z">
              <w:r>
                <w:rPr>
                  <w:rFonts w:ascii="Palatino Linotype" w:hAnsi="Palatino Linotype"/>
                  <w:sz w:val="20"/>
                  <w:szCs w:val="20"/>
                </w:rPr>
                <w:t>-0.4</w:t>
              </w:r>
            </w:ins>
          </w:p>
          <w:p w14:paraId="3E648768" w14:textId="49688A55" w:rsidR="005C65A5" w:rsidRDefault="005C65A5" w:rsidP="00375382">
            <w:pPr>
              <w:jc w:val="center"/>
              <w:rPr>
                <w:rFonts w:ascii="Palatino Linotype" w:hAnsi="Palatino Linotype"/>
                <w:sz w:val="20"/>
                <w:szCs w:val="20"/>
              </w:rPr>
            </w:pPr>
          </w:p>
        </w:tc>
      </w:tr>
      <w:tr w:rsidR="005C65A5" w14:paraId="2131C517" w14:textId="77777777" w:rsidTr="0024309A">
        <w:tc>
          <w:tcPr>
            <w:tcW w:w="1616" w:type="dxa"/>
            <w:tcBorders>
              <w:top w:val="single" w:sz="12" w:space="0" w:color="auto"/>
              <w:left w:val="single" w:sz="12" w:space="0" w:color="auto"/>
              <w:bottom w:val="single" w:sz="12" w:space="0" w:color="auto"/>
              <w:right w:val="single" w:sz="12" w:space="0" w:color="auto"/>
            </w:tcBorders>
            <w:vAlign w:val="center"/>
          </w:tcPr>
          <w:p w14:paraId="4B65E148" w14:textId="6FDA8C3E" w:rsidR="005C65A5" w:rsidRPr="004A5686" w:rsidRDefault="005C65A5" w:rsidP="00847818">
            <w:pPr>
              <w:contextualSpacing/>
              <w:jc w:val="center"/>
              <w:rPr>
                <w:rFonts w:ascii="Palatino Linotype" w:hAnsi="Palatino Linotype"/>
                <w:sz w:val="20"/>
                <w:szCs w:val="20"/>
              </w:rPr>
            </w:pPr>
            <w:r w:rsidRPr="004A5686">
              <w:rPr>
                <w:rFonts w:ascii="Palatino Linotype" w:hAnsi="Palatino Linotype"/>
                <w:sz w:val="20"/>
                <w:szCs w:val="20"/>
              </w:rPr>
              <w:lastRenderedPageBreak/>
              <w:t>THM with</w:t>
            </w:r>
          </w:p>
          <w:p w14:paraId="1E806D36" w14:textId="77777777" w:rsidR="005C65A5" w:rsidRPr="004A5686" w:rsidRDefault="005C65A5" w:rsidP="00847818">
            <w:pPr>
              <w:contextualSpacing/>
              <w:jc w:val="center"/>
              <w:rPr>
                <w:rFonts w:ascii="Palatino Linotype" w:hAnsi="Palatino Linotype"/>
                <w:sz w:val="20"/>
                <w:szCs w:val="20"/>
              </w:rPr>
            </w:pPr>
            <w:r w:rsidRPr="004A5686">
              <w:rPr>
                <w:rFonts w:ascii="Palatino Linotype" w:hAnsi="Palatino Linotype"/>
                <w:sz w:val="20"/>
                <w:szCs w:val="20"/>
              </w:rPr>
              <w:t>Random Forest</w:t>
            </w:r>
          </w:p>
        </w:tc>
        <w:tc>
          <w:tcPr>
            <w:tcW w:w="904" w:type="dxa"/>
            <w:tcBorders>
              <w:top w:val="nil"/>
              <w:left w:val="single" w:sz="12" w:space="0" w:color="auto"/>
              <w:bottom w:val="nil"/>
              <w:right w:val="nil"/>
            </w:tcBorders>
          </w:tcPr>
          <w:p w14:paraId="29EDD2F0" w14:textId="10BDA098" w:rsidR="005C65A5" w:rsidRPr="004A5686" w:rsidRDefault="00517EA6" w:rsidP="00375382">
            <w:pPr>
              <w:jc w:val="center"/>
              <w:rPr>
                <w:ins w:id="263" w:author="Elias Ayrey" w:date="2018-03-03T16:37:00Z"/>
                <w:rFonts w:ascii="Palatino Linotype" w:hAnsi="Palatino Linotype"/>
                <w:sz w:val="20"/>
                <w:szCs w:val="20"/>
              </w:rPr>
            </w:pPr>
            <w:ins w:id="264" w:author="Elias Ayrey" w:date="2018-03-03T17:01:00Z">
              <w:r>
                <w:rPr>
                  <w:rFonts w:ascii="Palatino Linotype" w:hAnsi="Palatino Linotype"/>
                  <w:sz w:val="20"/>
                  <w:szCs w:val="20"/>
                </w:rPr>
                <w:t>0.61</w:t>
              </w:r>
            </w:ins>
          </w:p>
        </w:tc>
        <w:tc>
          <w:tcPr>
            <w:tcW w:w="990" w:type="dxa"/>
            <w:tcBorders>
              <w:top w:val="nil"/>
              <w:left w:val="nil"/>
              <w:bottom w:val="nil"/>
              <w:right w:val="nil"/>
            </w:tcBorders>
            <w:vAlign w:val="center"/>
          </w:tcPr>
          <w:p w14:paraId="3FEA733B" w14:textId="6674CD1E" w:rsidR="005C65A5" w:rsidRPr="004A5686" w:rsidRDefault="005C65A5" w:rsidP="00375382">
            <w:pPr>
              <w:jc w:val="center"/>
              <w:rPr>
                <w:rFonts w:ascii="Palatino Linotype" w:hAnsi="Palatino Linotype"/>
                <w:sz w:val="20"/>
                <w:szCs w:val="20"/>
              </w:rPr>
            </w:pPr>
            <w:r w:rsidRPr="004A5686">
              <w:rPr>
                <w:rFonts w:ascii="Palatino Linotype" w:hAnsi="Palatino Linotype"/>
                <w:sz w:val="20"/>
                <w:szCs w:val="20"/>
              </w:rPr>
              <w:t>54.</w:t>
            </w:r>
            <w:ins w:id="265" w:author="Elias Ayrey" w:date="2018-03-03T15:24:00Z">
              <w:r>
                <w:rPr>
                  <w:rFonts w:ascii="Palatino Linotype" w:hAnsi="Palatino Linotype"/>
                  <w:sz w:val="20"/>
                  <w:szCs w:val="20"/>
                </w:rPr>
                <w:t>1</w:t>
              </w:r>
            </w:ins>
          </w:p>
          <w:p w14:paraId="20536445" w14:textId="51721BEB" w:rsidR="005C65A5" w:rsidRPr="004A5686" w:rsidRDefault="005C65A5" w:rsidP="00517EA6">
            <w:pPr>
              <w:jc w:val="center"/>
              <w:rPr>
                <w:rFonts w:ascii="Palatino Linotype" w:hAnsi="Palatino Linotype"/>
                <w:sz w:val="20"/>
                <w:szCs w:val="20"/>
              </w:rPr>
            </w:pPr>
            <w:r w:rsidRPr="004A5686">
              <w:rPr>
                <w:rFonts w:ascii="Palatino Linotype" w:hAnsi="Palatino Linotype"/>
                <w:sz w:val="20"/>
                <w:szCs w:val="20"/>
              </w:rPr>
              <w:t>(29.</w:t>
            </w:r>
            <w:ins w:id="266" w:author="Elias Ayrey" w:date="2018-03-03T17:06:00Z">
              <w:r w:rsidR="00517EA6">
                <w:rPr>
                  <w:rFonts w:ascii="Palatino Linotype" w:hAnsi="Palatino Linotype"/>
                  <w:sz w:val="20"/>
                  <w:szCs w:val="20"/>
                </w:rPr>
                <w:t>5</w:t>
              </w:r>
            </w:ins>
            <w:r w:rsidRPr="004A5686">
              <w:rPr>
                <w:rFonts w:ascii="Palatino Linotype" w:hAnsi="Palatino Linotype"/>
                <w:sz w:val="20"/>
                <w:szCs w:val="20"/>
              </w:rPr>
              <w:t>)</w:t>
            </w:r>
          </w:p>
        </w:tc>
        <w:tc>
          <w:tcPr>
            <w:tcW w:w="810" w:type="dxa"/>
            <w:tcBorders>
              <w:top w:val="nil"/>
              <w:left w:val="nil"/>
              <w:bottom w:val="nil"/>
              <w:right w:val="nil"/>
            </w:tcBorders>
            <w:vAlign w:val="center"/>
          </w:tcPr>
          <w:p w14:paraId="3A3A69A2" w14:textId="48F49A0E" w:rsidR="005C65A5" w:rsidRPr="004A5686" w:rsidRDefault="005C65A5" w:rsidP="00375382">
            <w:pPr>
              <w:jc w:val="center"/>
              <w:rPr>
                <w:rFonts w:ascii="Palatino Linotype" w:hAnsi="Palatino Linotype"/>
                <w:sz w:val="20"/>
                <w:szCs w:val="20"/>
              </w:rPr>
            </w:pPr>
            <w:ins w:id="267" w:author="Elias Ayrey" w:date="2018-03-03T16:26:00Z">
              <w:r>
                <w:rPr>
                  <w:rFonts w:ascii="Palatino Linotype" w:hAnsi="Palatino Linotype"/>
                  <w:sz w:val="20"/>
                  <w:szCs w:val="20"/>
                </w:rPr>
                <w:t>-</w:t>
              </w:r>
            </w:ins>
            <w:ins w:id="268" w:author="Elias Ayrey" w:date="2018-03-07T18:28:00Z">
              <w:r w:rsidR="007A1DB8">
                <w:rPr>
                  <w:rFonts w:ascii="Palatino Linotype" w:hAnsi="Palatino Linotype"/>
                  <w:sz w:val="20"/>
                  <w:szCs w:val="20"/>
                </w:rPr>
                <w:t>1.6</w:t>
              </w:r>
            </w:ins>
          </w:p>
          <w:p w14:paraId="6DF33906" w14:textId="340E4BA0" w:rsidR="005C65A5" w:rsidRPr="004A5686" w:rsidRDefault="005C65A5" w:rsidP="007A1DB8">
            <w:pPr>
              <w:jc w:val="center"/>
              <w:rPr>
                <w:rFonts w:ascii="Palatino Linotype" w:hAnsi="Palatino Linotype"/>
                <w:sz w:val="20"/>
                <w:szCs w:val="20"/>
              </w:rPr>
            </w:pPr>
            <w:r w:rsidRPr="004A5686">
              <w:rPr>
                <w:rFonts w:ascii="Palatino Linotype" w:hAnsi="Palatino Linotype"/>
                <w:sz w:val="20"/>
                <w:szCs w:val="20"/>
              </w:rPr>
              <w:t>(</w:t>
            </w:r>
            <w:ins w:id="269" w:author="Elias Ayrey" w:date="2018-03-07T18:28:00Z">
              <w:r w:rsidR="007A1DB8">
                <w:rPr>
                  <w:rFonts w:ascii="Palatino Linotype" w:hAnsi="Palatino Linotype"/>
                  <w:sz w:val="20"/>
                  <w:szCs w:val="20"/>
                </w:rPr>
                <w:t>0.9</w:t>
              </w:r>
            </w:ins>
            <w:r w:rsidRPr="004A5686">
              <w:rPr>
                <w:rFonts w:ascii="Palatino Linotype" w:hAnsi="Palatino Linotype"/>
                <w:sz w:val="20"/>
                <w:szCs w:val="20"/>
              </w:rPr>
              <w:t>)</w:t>
            </w:r>
          </w:p>
        </w:tc>
        <w:tc>
          <w:tcPr>
            <w:tcW w:w="990" w:type="dxa"/>
            <w:tcBorders>
              <w:top w:val="nil"/>
              <w:left w:val="nil"/>
              <w:bottom w:val="nil"/>
              <w:right w:val="nil"/>
            </w:tcBorders>
          </w:tcPr>
          <w:p w14:paraId="7FA7FA17" w14:textId="3921E581" w:rsidR="005C65A5" w:rsidRPr="004A5686" w:rsidRDefault="005C65A5" w:rsidP="00375382">
            <w:pPr>
              <w:jc w:val="center"/>
              <w:rPr>
                <w:ins w:id="270" w:author="Elias Ayrey" w:date="2018-03-03T16:42:00Z"/>
                <w:rFonts w:ascii="Palatino Linotype" w:hAnsi="Palatino Linotype"/>
                <w:sz w:val="20"/>
                <w:szCs w:val="20"/>
              </w:rPr>
            </w:pPr>
            <w:ins w:id="271" w:author="Elias Ayrey" w:date="2018-03-03T16:45:00Z">
              <w:r>
                <w:rPr>
                  <w:rFonts w:ascii="Palatino Linotype" w:hAnsi="Palatino Linotype"/>
                  <w:sz w:val="20"/>
                  <w:szCs w:val="20"/>
                </w:rPr>
                <w:t>0.36</w:t>
              </w:r>
            </w:ins>
          </w:p>
        </w:tc>
        <w:tc>
          <w:tcPr>
            <w:tcW w:w="900" w:type="dxa"/>
            <w:tcBorders>
              <w:top w:val="nil"/>
              <w:left w:val="nil"/>
              <w:bottom w:val="nil"/>
              <w:right w:val="nil"/>
            </w:tcBorders>
            <w:vAlign w:val="center"/>
          </w:tcPr>
          <w:p w14:paraId="26DF9ED5" w14:textId="3E41DC2A" w:rsidR="005C65A5" w:rsidRDefault="005C65A5" w:rsidP="00375382">
            <w:pPr>
              <w:jc w:val="center"/>
              <w:rPr>
                <w:rFonts w:ascii="Palatino Linotype" w:hAnsi="Palatino Linotype"/>
                <w:sz w:val="20"/>
                <w:szCs w:val="20"/>
              </w:rPr>
            </w:pPr>
            <w:r w:rsidRPr="004A5686">
              <w:rPr>
                <w:rFonts w:ascii="Palatino Linotype" w:hAnsi="Palatino Linotype"/>
                <w:sz w:val="20"/>
                <w:szCs w:val="20"/>
              </w:rPr>
              <w:t>2.9</w:t>
            </w:r>
            <w:ins w:id="272" w:author="Elias Ayrey" w:date="2018-03-03T16:28:00Z">
              <w:r>
                <w:rPr>
                  <w:rFonts w:ascii="Palatino Linotype" w:hAnsi="Palatino Linotype"/>
                  <w:sz w:val="20"/>
                  <w:szCs w:val="20"/>
                </w:rPr>
                <w:t>6</w:t>
              </w:r>
            </w:ins>
            <w:r w:rsidRPr="004A5686">
              <w:rPr>
                <w:rFonts w:ascii="Palatino Linotype" w:hAnsi="Palatino Linotype"/>
                <w:sz w:val="20"/>
                <w:szCs w:val="20"/>
              </w:rPr>
              <w:t xml:space="preserve"> </w:t>
            </w:r>
          </w:p>
          <w:p w14:paraId="6BDD0A66" w14:textId="0630231D" w:rsidR="005C65A5" w:rsidRPr="004A5686" w:rsidRDefault="005C65A5" w:rsidP="00375382">
            <w:pPr>
              <w:jc w:val="center"/>
              <w:rPr>
                <w:rFonts w:ascii="Palatino Linotype" w:hAnsi="Palatino Linotype"/>
                <w:sz w:val="20"/>
                <w:szCs w:val="20"/>
              </w:rPr>
            </w:pPr>
            <w:r>
              <w:rPr>
                <w:rFonts w:ascii="Palatino Linotype" w:hAnsi="Palatino Linotype"/>
                <w:sz w:val="20"/>
                <w:szCs w:val="20"/>
              </w:rPr>
              <w:t>(43.</w:t>
            </w:r>
            <w:ins w:id="273" w:author="Elias Ayrey" w:date="2018-03-03T16:29:00Z">
              <w:r>
                <w:rPr>
                  <w:rFonts w:ascii="Palatino Linotype" w:hAnsi="Palatino Linotype"/>
                  <w:sz w:val="20"/>
                  <w:szCs w:val="20"/>
                </w:rPr>
                <w:t>0</w:t>
              </w:r>
            </w:ins>
            <w:r w:rsidRPr="004A5686">
              <w:rPr>
                <w:rFonts w:ascii="Palatino Linotype" w:hAnsi="Palatino Linotype"/>
                <w:sz w:val="20"/>
                <w:szCs w:val="20"/>
              </w:rPr>
              <w:t>)</w:t>
            </w:r>
          </w:p>
        </w:tc>
        <w:tc>
          <w:tcPr>
            <w:tcW w:w="810" w:type="dxa"/>
            <w:tcBorders>
              <w:top w:val="nil"/>
              <w:left w:val="nil"/>
              <w:bottom w:val="nil"/>
              <w:right w:val="nil"/>
            </w:tcBorders>
            <w:vAlign w:val="center"/>
          </w:tcPr>
          <w:p w14:paraId="19E4CDAA" w14:textId="77777777" w:rsidR="005C65A5" w:rsidRPr="004A5686" w:rsidRDefault="005C65A5" w:rsidP="00375382">
            <w:pPr>
              <w:jc w:val="center"/>
              <w:rPr>
                <w:rFonts w:ascii="Palatino Linotype" w:hAnsi="Palatino Linotype"/>
                <w:sz w:val="20"/>
                <w:szCs w:val="20"/>
              </w:rPr>
            </w:pPr>
            <w:r w:rsidRPr="004A5686">
              <w:rPr>
                <w:rFonts w:ascii="Palatino Linotype" w:hAnsi="Palatino Linotype"/>
                <w:sz w:val="20"/>
                <w:szCs w:val="20"/>
              </w:rPr>
              <w:t>0.1</w:t>
            </w:r>
          </w:p>
          <w:p w14:paraId="79B2A7BB" w14:textId="77777777" w:rsidR="005C65A5" w:rsidRPr="004A5686" w:rsidRDefault="005C65A5" w:rsidP="00375382">
            <w:pPr>
              <w:jc w:val="center"/>
              <w:rPr>
                <w:rFonts w:ascii="Palatino Linotype" w:hAnsi="Palatino Linotype"/>
                <w:sz w:val="20"/>
                <w:szCs w:val="20"/>
              </w:rPr>
            </w:pPr>
            <w:r w:rsidRPr="004A5686">
              <w:rPr>
                <w:rFonts w:ascii="Palatino Linotype" w:hAnsi="Palatino Linotype"/>
                <w:sz w:val="20"/>
                <w:szCs w:val="20"/>
              </w:rPr>
              <w:t>(1.4)</w:t>
            </w:r>
          </w:p>
        </w:tc>
        <w:tc>
          <w:tcPr>
            <w:tcW w:w="990" w:type="dxa"/>
            <w:tcBorders>
              <w:top w:val="nil"/>
              <w:left w:val="nil"/>
              <w:bottom w:val="nil"/>
              <w:right w:val="nil"/>
            </w:tcBorders>
          </w:tcPr>
          <w:p w14:paraId="53D15812" w14:textId="147395D4" w:rsidR="005C65A5" w:rsidRPr="004A5686" w:rsidRDefault="005C65A5" w:rsidP="00375382">
            <w:pPr>
              <w:jc w:val="center"/>
              <w:rPr>
                <w:ins w:id="274" w:author="Elias Ayrey" w:date="2018-03-03T16:41:00Z"/>
                <w:rFonts w:ascii="Palatino Linotype" w:hAnsi="Palatino Linotype"/>
                <w:sz w:val="20"/>
                <w:szCs w:val="20"/>
              </w:rPr>
            </w:pPr>
            <w:ins w:id="275" w:author="Elias Ayrey" w:date="2018-03-03T16:42:00Z">
              <w:r>
                <w:rPr>
                  <w:rFonts w:ascii="Palatino Linotype" w:hAnsi="Palatino Linotype"/>
                  <w:sz w:val="20"/>
                  <w:szCs w:val="20"/>
                </w:rPr>
                <w:t>0.57</w:t>
              </w:r>
            </w:ins>
          </w:p>
        </w:tc>
        <w:tc>
          <w:tcPr>
            <w:tcW w:w="810" w:type="dxa"/>
            <w:tcBorders>
              <w:top w:val="nil"/>
              <w:left w:val="nil"/>
              <w:bottom w:val="nil"/>
              <w:right w:val="nil"/>
            </w:tcBorders>
            <w:vAlign w:val="center"/>
          </w:tcPr>
          <w:p w14:paraId="55D99AE2" w14:textId="71187F1C" w:rsidR="005C65A5" w:rsidRPr="004A5686" w:rsidRDefault="005C65A5" w:rsidP="00375382">
            <w:pPr>
              <w:jc w:val="center"/>
              <w:rPr>
                <w:rFonts w:ascii="Palatino Linotype" w:hAnsi="Palatino Linotype"/>
                <w:sz w:val="20"/>
                <w:szCs w:val="20"/>
              </w:rPr>
            </w:pPr>
            <w:r w:rsidRPr="004A5686">
              <w:rPr>
                <w:rFonts w:ascii="Palatino Linotype" w:hAnsi="Palatino Linotype"/>
                <w:sz w:val="20"/>
                <w:szCs w:val="20"/>
              </w:rPr>
              <w:t>19.1</w:t>
            </w:r>
          </w:p>
          <w:p w14:paraId="1817A3F3" w14:textId="227A61C9" w:rsidR="005C65A5" w:rsidRPr="004A5686" w:rsidRDefault="005C65A5" w:rsidP="006D6AC8">
            <w:pPr>
              <w:jc w:val="center"/>
              <w:rPr>
                <w:rFonts w:ascii="Palatino Linotype" w:hAnsi="Palatino Linotype"/>
                <w:sz w:val="20"/>
                <w:szCs w:val="20"/>
              </w:rPr>
            </w:pPr>
          </w:p>
        </w:tc>
        <w:tc>
          <w:tcPr>
            <w:tcW w:w="720" w:type="dxa"/>
            <w:tcBorders>
              <w:top w:val="nil"/>
              <w:left w:val="nil"/>
              <w:bottom w:val="nil"/>
              <w:right w:val="nil"/>
            </w:tcBorders>
            <w:vAlign w:val="center"/>
          </w:tcPr>
          <w:p w14:paraId="5DF95E91" w14:textId="41BDB3C6" w:rsidR="005C65A5" w:rsidRPr="004A5686" w:rsidRDefault="005C65A5" w:rsidP="00375382">
            <w:pPr>
              <w:jc w:val="center"/>
              <w:rPr>
                <w:rFonts w:ascii="Palatino Linotype" w:hAnsi="Palatino Linotype"/>
                <w:sz w:val="20"/>
                <w:szCs w:val="20"/>
              </w:rPr>
            </w:pPr>
            <w:r>
              <w:rPr>
                <w:rFonts w:ascii="Palatino Linotype" w:hAnsi="Palatino Linotype"/>
                <w:sz w:val="20"/>
                <w:szCs w:val="20"/>
              </w:rPr>
              <w:t>0</w:t>
            </w:r>
            <w:r w:rsidRPr="004A5686">
              <w:rPr>
                <w:rFonts w:ascii="Palatino Linotype" w:hAnsi="Palatino Linotype"/>
                <w:sz w:val="20"/>
                <w:szCs w:val="20"/>
              </w:rPr>
              <w:t>.</w:t>
            </w:r>
            <w:ins w:id="276" w:author="Elias Ayrey" w:date="2018-03-03T16:37:00Z">
              <w:r>
                <w:rPr>
                  <w:rFonts w:ascii="Palatino Linotype" w:hAnsi="Palatino Linotype"/>
                  <w:sz w:val="20"/>
                  <w:szCs w:val="20"/>
                </w:rPr>
                <w:t>5</w:t>
              </w:r>
            </w:ins>
          </w:p>
          <w:p w14:paraId="42ADD0D8" w14:textId="4D649678" w:rsidR="005C65A5" w:rsidRPr="004A5686" w:rsidRDefault="005C65A5" w:rsidP="00375382">
            <w:pPr>
              <w:jc w:val="center"/>
              <w:rPr>
                <w:rFonts w:ascii="Palatino Linotype" w:hAnsi="Palatino Linotype"/>
                <w:sz w:val="20"/>
                <w:szCs w:val="20"/>
              </w:rPr>
            </w:pPr>
          </w:p>
        </w:tc>
      </w:tr>
      <w:tr w:rsidR="005C65A5" w14:paraId="6828985A" w14:textId="77777777" w:rsidTr="0024309A">
        <w:tc>
          <w:tcPr>
            <w:tcW w:w="1616" w:type="dxa"/>
            <w:tcBorders>
              <w:top w:val="single" w:sz="12" w:space="0" w:color="auto"/>
              <w:left w:val="single" w:sz="12" w:space="0" w:color="auto"/>
              <w:bottom w:val="single" w:sz="12" w:space="0" w:color="auto"/>
              <w:right w:val="single" w:sz="12" w:space="0" w:color="auto"/>
            </w:tcBorders>
            <w:vAlign w:val="center"/>
          </w:tcPr>
          <w:p w14:paraId="0D62B5EF" w14:textId="77777777" w:rsidR="005C65A5" w:rsidRPr="004A5686" w:rsidRDefault="005C65A5" w:rsidP="00847818">
            <w:pPr>
              <w:jc w:val="center"/>
              <w:rPr>
                <w:rFonts w:ascii="Palatino Linotype" w:hAnsi="Palatino Linotype"/>
                <w:sz w:val="20"/>
                <w:szCs w:val="20"/>
              </w:rPr>
            </w:pPr>
            <w:r w:rsidRPr="004A5686">
              <w:rPr>
                <w:rFonts w:ascii="Palatino Linotype" w:hAnsi="Palatino Linotype"/>
                <w:sz w:val="20"/>
                <w:szCs w:val="20"/>
              </w:rPr>
              <w:t>Inception-V3</w:t>
            </w:r>
          </w:p>
          <w:p w14:paraId="1EEA5C9B" w14:textId="77777777" w:rsidR="005C65A5" w:rsidRPr="004A5686" w:rsidRDefault="005C65A5" w:rsidP="00847818">
            <w:pPr>
              <w:jc w:val="center"/>
              <w:rPr>
                <w:rFonts w:ascii="Palatino Linotype" w:hAnsi="Palatino Linotype"/>
                <w:sz w:val="20"/>
                <w:szCs w:val="20"/>
              </w:rPr>
            </w:pPr>
            <w:r w:rsidRPr="004A5686">
              <w:rPr>
                <w:rFonts w:ascii="Palatino Linotype" w:hAnsi="Palatino Linotype"/>
                <w:sz w:val="20"/>
                <w:szCs w:val="20"/>
              </w:rPr>
              <w:t>CNN</w:t>
            </w:r>
          </w:p>
        </w:tc>
        <w:tc>
          <w:tcPr>
            <w:tcW w:w="904" w:type="dxa"/>
            <w:tcBorders>
              <w:top w:val="nil"/>
              <w:left w:val="single" w:sz="12" w:space="0" w:color="auto"/>
              <w:bottom w:val="nil"/>
              <w:right w:val="nil"/>
            </w:tcBorders>
          </w:tcPr>
          <w:p w14:paraId="66D06184" w14:textId="6AC47982" w:rsidR="005C65A5" w:rsidRPr="004A5686" w:rsidRDefault="00A857E2" w:rsidP="004A5686">
            <w:pPr>
              <w:jc w:val="center"/>
              <w:rPr>
                <w:ins w:id="277" w:author="Elias Ayrey" w:date="2018-03-03T16:37:00Z"/>
                <w:rFonts w:ascii="Palatino Linotype" w:hAnsi="Palatino Linotype"/>
                <w:sz w:val="20"/>
                <w:szCs w:val="20"/>
              </w:rPr>
            </w:pPr>
            <w:ins w:id="278" w:author="Elias Ayrey" w:date="2018-03-08T12:50:00Z">
              <w:r>
                <w:rPr>
                  <w:rFonts w:ascii="Palatino Linotype" w:hAnsi="Palatino Linotype"/>
                  <w:sz w:val="20"/>
                  <w:szCs w:val="20"/>
                </w:rPr>
                <w:t>0.69</w:t>
              </w:r>
            </w:ins>
          </w:p>
        </w:tc>
        <w:tc>
          <w:tcPr>
            <w:tcW w:w="990" w:type="dxa"/>
            <w:tcBorders>
              <w:top w:val="nil"/>
              <w:left w:val="nil"/>
              <w:bottom w:val="nil"/>
              <w:right w:val="nil"/>
            </w:tcBorders>
            <w:vAlign w:val="center"/>
          </w:tcPr>
          <w:p w14:paraId="1FEF646D" w14:textId="23C20F44" w:rsidR="005C65A5" w:rsidRPr="004A5686" w:rsidRDefault="005C65A5" w:rsidP="004A5686">
            <w:pPr>
              <w:jc w:val="center"/>
              <w:rPr>
                <w:rFonts w:ascii="Palatino Linotype" w:hAnsi="Palatino Linotype"/>
                <w:sz w:val="20"/>
                <w:szCs w:val="20"/>
              </w:rPr>
            </w:pPr>
            <w:r w:rsidRPr="004A5686">
              <w:rPr>
                <w:rFonts w:ascii="Palatino Linotype" w:hAnsi="Palatino Linotype"/>
                <w:sz w:val="20"/>
                <w:szCs w:val="20"/>
              </w:rPr>
              <w:t>48.1</w:t>
            </w:r>
          </w:p>
          <w:p w14:paraId="3DEC7354" w14:textId="77777777" w:rsidR="005C65A5" w:rsidRPr="004A5686" w:rsidRDefault="005C65A5" w:rsidP="004A5686">
            <w:pPr>
              <w:jc w:val="center"/>
              <w:rPr>
                <w:rFonts w:ascii="Palatino Linotype" w:hAnsi="Palatino Linotype"/>
                <w:sz w:val="20"/>
                <w:szCs w:val="20"/>
              </w:rPr>
            </w:pPr>
            <w:r w:rsidRPr="004A5686">
              <w:rPr>
                <w:rFonts w:ascii="Palatino Linotype" w:hAnsi="Palatino Linotype"/>
                <w:sz w:val="20"/>
                <w:szCs w:val="20"/>
              </w:rPr>
              <w:t>(26.1)</w:t>
            </w:r>
          </w:p>
        </w:tc>
        <w:tc>
          <w:tcPr>
            <w:tcW w:w="810" w:type="dxa"/>
            <w:tcBorders>
              <w:top w:val="nil"/>
              <w:left w:val="nil"/>
              <w:bottom w:val="nil"/>
              <w:right w:val="nil"/>
            </w:tcBorders>
            <w:vAlign w:val="center"/>
          </w:tcPr>
          <w:p w14:paraId="33112D2A" w14:textId="77777777" w:rsidR="005C65A5" w:rsidRPr="004A5686" w:rsidRDefault="005C65A5" w:rsidP="004A5686">
            <w:pPr>
              <w:jc w:val="center"/>
              <w:rPr>
                <w:rFonts w:ascii="Palatino Linotype" w:hAnsi="Palatino Linotype"/>
                <w:sz w:val="20"/>
                <w:szCs w:val="20"/>
              </w:rPr>
            </w:pPr>
            <w:r w:rsidRPr="004A5686">
              <w:rPr>
                <w:rFonts w:ascii="Palatino Linotype" w:hAnsi="Palatino Linotype"/>
                <w:sz w:val="20"/>
                <w:szCs w:val="20"/>
              </w:rPr>
              <w:t>1.3</w:t>
            </w:r>
          </w:p>
          <w:p w14:paraId="34FE8152" w14:textId="77777777" w:rsidR="005C65A5" w:rsidRPr="004A5686" w:rsidRDefault="005C65A5" w:rsidP="004A5686">
            <w:pPr>
              <w:jc w:val="center"/>
              <w:rPr>
                <w:rFonts w:ascii="Palatino Linotype" w:hAnsi="Palatino Linotype"/>
                <w:sz w:val="20"/>
                <w:szCs w:val="20"/>
              </w:rPr>
            </w:pPr>
            <w:r w:rsidRPr="004A5686">
              <w:rPr>
                <w:rFonts w:ascii="Palatino Linotype" w:hAnsi="Palatino Linotype"/>
                <w:sz w:val="20"/>
                <w:szCs w:val="20"/>
              </w:rPr>
              <w:t>(0.7)</w:t>
            </w:r>
          </w:p>
        </w:tc>
        <w:tc>
          <w:tcPr>
            <w:tcW w:w="990" w:type="dxa"/>
            <w:tcBorders>
              <w:top w:val="nil"/>
              <w:left w:val="nil"/>
              <w:bottom w:val="nil"/>
              <w:right w:val="nil"/>
            </w:tcBorders>
          </w:tcPr>
          <w:p w14:paraId="259F7225" w14:textId="4EC3ECA1" w:rsidR="005C65A5" w:rsidRPr="0034659C" w:rsidRDefault="00A857E2" w:rsidP="004A5686">
            <w:pPr>
              <w:jc w:val="center"/>
              <w:rPr>
                <w:ins w:id="279" w:author="Elias Ayrey" w:date="2018-03-03T16:42:00Z"/>
                <w:rFonts w:ascii="Palatino Linotype" w:hAnsi="Palatino Linotype"/>
                <w:sz w:val="20"/>
                <w:szCs w:val="20"/>
              </w:rPr>
            </w:pPr>
            <w:ins w:id="280" w:author="Elias Ayrey" w:date="2018-03-08T12:41:00Z">
              <w:r>
                <w:rPr>
                  <w:rFonts w:ascii="Palatino Linotype" w:hAnsi="Palatino Linotype"/>
                  <w:sz w:val="20"/>
                  <w:szCs w:val="20"/>
                </w:rPr>
                <w:t>0.43</w:t>
              </w:r>
            </w:ins>
          </w:p>
        </w:tc>
        <w:tc>
          <w:tcPr>
            <w:tcW w:w="900" w:type="dxa"/>
            <w:tcBorders>
              <w:top w:val="nil"/>
              <w:left w:val="nil"/>
              <w:bottom w:val="nil"/>
              <w:right w:val="nil"/>
            </w:tcBorders>
            <w:vAlign w:val="center"/>
          </w:tcPr>
          <w:p w14:paraId="22B3F132" w14:textId="6A324574" w:rsidR="005C65A5" w:rsidRPr="0034659C" w:rsidRDefault="005C65A5" w:rsidP="004A5686">
            <w:pPr>
              <w:jc w:val="center"/>
              <w:rPr>
                <w:rFonts w:ascii="Palatino Linotype" w:hAnsi="Palatino Linotype"/>
                <w:sz w:val="20"/>
                <w:szCs w:val="20"/>
              </w:rPr>
            </w:pPr>
            <w:r w:rsidRPr="0034659C">
              <w:rPr>
                <w:rFonts w:ascii="Palatino Linotype" w:hAnsi="Palatino Linotype"/>
                <w:sz w:val="20"/>
                <w:szCs w:val="20"/>
              </w:rPr>
              <w:t>2.78</w:t>
            </w:r>
          </w:p>
          <w:p w14:paraId="6C38CCCD" w14:textId="77777777" w:rsidR="005C65A5" w:rsidRPr="004A5686" w:rsidRDefault="005C65A5" w:rsidP="004A5686">
            <w:pPr>
              <w:jc w:val="center"/>
              <w:rPr>
                <w:rFonts w:ascii="Palatino Linotype" w:hAnsi="Palatino Linotype"/>
                <w:sz w:val="20"/>
                <w:szCs w:val="20"/>
              </w:rPr>
            </w:pPr>
            <w:r w:rsidRPr="004A5686">
              <w:rPr>
                <w:rFonts w:ascii="Palatino Linotype" w:hAnsi="Palatino Linotype"/>
                <w:sz w:val="20"/>
                <w:szCs w:val="20"/>
              </w:rPr>
              <w:t>(40.3)</w:t>
            </w:r>
          </w:p>
        </w:tc>
        <w:tc>
          <w:tcPr>
            <w:tcW w:w="810" w:type="dxa"/>
            <w:tcBorders>
              <w:top w:val="nil"/>
              <w:left w:val="nil"/>
              <w:bottom w:val="nil"/>
              <w:right w:val="nil"/>
            </w:tcBorders>
            <w:vAlign w:val="center"/>
          </w:tcPr>
          <w:p w14:paraId="5A15B2CE" w14:textId="77777777" w:rsidR="005C65A5" w:rsidRPr="004A5686" w:rsidRDefault="005C65A5" w:rsidP="004A5686">
            <w:pPr>
              <w:jc w:val="center"/>
              <w:rPr>
                <w:rFonts w:ascii="Palatino Linotype" w:hAnsi="Palatino Linotype"/>
                <w:sz w:val="20"/>
                <w:szCs w:val="20"/>
              </w:rPr>
            </w:pPr>
            <w:r w:rsidRPr="004A5686">
              <w:rPr>
                <w:rFonts w:ascii="Palatino Linotype" w:hAnsi="Palatino Linotype"/>
                <w:sz w:val="20"/>
                <w:szCs w:val="20"/>
              </w:rPr>
              <w:t>0.2</w:t>
            </w:r>
          </w:p>
          <w:p w14:paraId="0D797D0E" w14:textId="77777777" w:rsidR="005C65A5" w:rsidRPr="004A5686" w:rsidRDefault="005C65A5" w:rsidP="004A5686">
            <w:pPr>
              <w:jc w:val="center"/>
              <w:rPr>
                <w:rFonts w:ascii="Palatino Linotype" w:hAnsi="Palatino Linotype"/>
                <w:sz w:val="20"/>
                <w:szCs w:val="20"/>
              </w:rPr>
            </w:pPr>
            <w:r w:rsidRPr="004A5686">
              <w:rPr>
                <w:rFonts w:ascii="Palatino Linotype" w:hAnsi="Palatino Linotype"/>
                <w:sz w:val="20"/>
                <w:szCs w:val="20"/>
              </w:rPr>
              <w:t>(2.8)</w:t>
            </w:r>
          </w:p>
        </w:tc>
        <w:tc>
          <w:tcPr>
            <w:tcW w:w="990" w:type="dxa"/>
            <w:tcBorders>
              <w:top w:val="nil"/>
              <w:left w:val="nil"/>
              <w:bottom w:val="nil"/>
              <w:right w:val="nil"/>
            </w:tcBorders>
          </w:tcPr>
          <w:p w14:paraId="45C2392F" w14:textId="72233A68" w:rsidR="005C65A5" w:rsidRDefault="00B45FC9" w:rsidP="004A5686">
            <w:pPr>
              <w:jc w:val="center"/>
              <w:rPr>
                <w:ins w:id="281" w:author="Elias Ayrey" w:date="2018-03-03T16:41:00Z"/>
                <w:rFonts w:ascii="Palatino Linotype" w:hAnsi="Palatino Linotype"/>
                <w:sz w:val="20"/>
                <w:szCs w:val="20"/>
              </w:rPr>
            </w:pPr>
            <w:ins w:id="282" w:author="Elias Ayrey" w:date="2018-03-08T11:43:00Z">
              <w:r>
                <w:rPr>
                  <w:rFonts w:ascii="Palatino Linotype" w:hAnsi="Palatino Linotype"/>
                  <w:sz w:val="20"/>
                  <w:szCs w:val="20"/>
                </w:rPr>
                <w:t>0.58</w:t>
              </w:r>
            </w:ins>
          </w:p>
        </w:tc>
        <w:tc>
          <w:tcPr>
            <w:tcW w:w="810" w:type="dxa"/>
            <w:tcBorders>
              <w:top w:val="nil"/>
              <w:left w:val="nil"/>
              <w:bottom w:val="nil"/>
              <w:right w:val="nil"/>
            </w:tcBorders>
            <w:vAlign w:val="center"/>
          </w:tcPr>
          <w:p w14:paraId="427E6FDD" w14:textId="212C90F8" w:rsidR="005C65A5" w:rsidRDefault="005C65A5" w:rsidP="004A5686">
            <w:pPr>
              <w:jc w:val="center"/>
              <w:rPr>
                <w:rFonts w:ascii="Palatino Linotype" w:hAnsi="Palatino Linotype"/>
                <w:sz w:val="20"/>
                <w:szCs w:val="20"/>
              </w:rPr>
            </w:pPr>
            <w:r>
              <w:rPr>
                <w:rFonts w:ascii="Palatino Linotype" w:hAnsi="Palatino Linotype"/>
                <w:sz w:val="20"/>
                <w:szCs w:val="20"/>
              </w:rPr>
              <w:t>18.7</w:t>
            </w:r>
          </w:p>
          <w:p w14:paraId="08BF2B00" w14:textId="21A869FA" w:rsidR="005C65A5" w:rsidRPr="004A5686" w:rsidRDefault="005C65A5" w:rsidP="004A5686">
            <w:pPr>
              <w:jc w:val="center"/>
              <w:rPr>
                <w:rFonts w:ascii="Palatino Linotype" w:hAnsi="Palatino Linotype"/>
                <w:sz w:val="20"/>
                <w:szCs w:val="20"/>
              </w:rPr>
            </w:pPr>
          </w:p>
        </w:tc>
        <w:tc>
          <w:tcPr>
            <w:tcW w:w="720" w:type="dxa"/>
            <w:tcBorders>
              <w:top w:val="nil"/>
              <w:left w:val="nil"/>
              <w:bottom w:val="nil"/>
              <w:right w:val="nil"/>
            </w:tcBorders>
            <w:vAlign w:val="center"/>
          </w:tcPr>
          <w:p w14:paraId="689D1FC0" w14:textId="188875C4" w:rsidR="005C65A5" w:rsidRDefault="005C65A5" w:rsidP="004A5686">
            <w:pPr>
              <w:jc w:val="center"/>
              <w:rPr>
                <w:rFonts w:ascii="Palatino Linotype" w:hAnsi="Palatino Linotype"/>
                <w:sz w:val="20"/>
                <w:szCs w:val="20"/>
              </w:rPr>
            </w:pPr>
            <w:r>
              <w:rPr>
                <w:rFonts w:ascii="Palatino Linotype" w:hAnsi="Palatino Linotype"/>
                <w:sz w:val="20"/>
                <w:szCs w:val="20"/>
              </w:rPr>
              <w:t>0.</w:t>
            </w:r>
            <w:r w:rsidR="00B45FC9">
              <w:rPr>
                <w:rFonts w:ascii="Palatino Linotype" w:hAnsi="Palatino Linotype"/>
                <w:sz w:val="20"/>
                <w:szCs w:val="20"/>
              </w:rPr>
              <w:t>2</w:t>
            </w:r>
          </w:p>
          <w:p w14:paraId="28E15939" w14:textId="4360F39D" w:rsidR="005C65A5" w:rsidRPr="004A5686" w:rsidRDefault="005C65A5" w:rsidP="004A5686">
            <w:pPr>
              <w:jc w:val="center"/>
              <w:rPr>
                <w:rFonts w:ascii="Palatino Linotype" w:hAnsi="Palatino Linotype"/>
                <w:sz w:val="20"/>
                <w:szCs w:val="20"/>
              </w:rPr>
            </w:pPr>
          </w:p>
        </w:tc>
      </w:tr>
    </w:tbl>
    <w:p w14:paraId="067241A0" w14:textId="77777777" w:rsidR="006C217E" w:rsidRDefault="00BF6E40" w:rsidP="00207E8C">
      <w:pPr>
        <w:pStyle w:val="MDPI21heading1"/>
        <w:spacing w:line="240" w:lineRule="atLeast"/>
        <w:contextualSpacing/>
        <w:jc w:val="both"/>
        <w:rPr>
          <w:ins w:id="283" w:author="Elias Ayrey" w:date="2018-03-08T16:41:00Z"/>
          <w:b w:val="0"/>
        </w:rPr>
      </w:pPr>
      <w:ins w:id="284" w:author="Elias Ayrey" w:date="2018-03-07T17:51:00Z">
        <w:r>
          <w:tab/>
        </w:r>
      </w:ins>
      <w:ins w:id="285" w:author="Elias Ayrey" w:date="2018-03-08T16:34:00Z">
        <w:r w:rsidR="0063003C">
          <w:rPr>
            <w:b w:val="0"/>
          </w:rPr>
          <w:t>In order to determine whether biases were consistent across plots, predicted versus</w:t>
        </w:r>
      </w:ins>
      <w:ins w:id="286" w:author="Elias Ayrey" w:date="2018-03-07T17:54:00Z">
        <w:r>
          <w:rPr>
            <w:b w:val="0"/>
          </w:rPr>
          <w:t xml:space="preserve"> </w:t>
        </w:r>
      </w:ins>
      <w:ins w:id="287" w:author="Elias Ayrey" w:date="2018-03-08T15:56:00Z">
        <w:r w:rsidR="004000B1">
          <w:rPr>
            <w:b w:val="0"/>
          </w:rPr>
          <w:t>observed</w:t>
        </w:r>
      </w:ins>
      <w:ins w:id="288" w:author="Elias Ayrey" w:date="2018-03-07T17:54:00Z">
        <w:r>
          <w:rPr>
            <w:b w:val="0"/>
          </w:rPr>
          <w:t xml:space="preserve"> values </w:t>
        </w:r>
      </w:ins>
      <w:ins w:id="289" w:author="Elias Ayrey" w:date="2018-03-08T16:40:00Z">
        <w:r w:rsidR="006C217E">
          <w:rPr>
            <w:b w:val="0"/>
          </w:rPr>
          <w:t>were</w:t>
        </w:r>
      </w:ins>
      <w:ins w:id="290" w:author="Elias Ayrey" w:date="2018-03-07T17:54:00Z">
        <w:r>
          <w:rPr>
            <w:b w:val="0"/>
          </w:rPr>
          <w:t xml:space="preserve"> plotted for each model type/forest attribute combination</w:t>
        </w:r>
      </w:ins>
      <w:ins w:id="291" w:author="Elias Ayrey" w:date="2018-03-08T16:34:00Z">
        <w:r w:rsidR="0063003C">
          <w:rPr>
            <w:b w:val="0"/>
          </w:rPr>
          <w:t xml:space="preserve"> in Figure 2</w:t>
        </w:r>
      </w:ins>
      <w:ins w:id="292" w:author="Elias Ayrey" w:date="2018-03-07T17:54:00Z">
        <w:r>
          <w:rPr>
            <w:b w:val="0"/>
          </w:rPr>
          <w:t xml:space="preserve">. </w:t>
        </w:r>
      </w:ins>
      <w:ins w:id="293" w:author="Elias Ayrey" w:date="2018-03-08T15:44:00Z">
        <w:r w:rsidR="00D81304">
          <w:rPr>
            <w:b w:val="0"/>
          </w:rPr>
          <w:t xml:space="preserve">In the </w:t>
        </w:r>
      </w:ins>
      <w:ins w:id="294" w:author="Elias Ayrey" w:date="2018-03-08T15:57:00Z">
        <w:r w:rsidR="00C06D84">
          <w:rPr>
            <w:b w:val="0"/>
          </w:rPr>
          <w:t>estimating biomass</w:t>
        </w:r>
      </w:ins>
      <w:ins w:id="295" w:author="Elias Ayrey" w:date="2018-03-08T15:44:00Z">
        <w:r w:rsidR="00D81304">
          <w:rPr>
            <w:b w:val="0"/>
          </w:rPr>
          <w:t>, t</w:t>
        </w:r>
      </w:ins>
      <w:ins w:id="296" w:author="Elias Ayrey" w:date="2018-03-08T15:38:00Z">
        <w:r w:rsidR="00D81304">
          <w:rPr>
            <w:b w:val="0"/>
          </w:rPr>
          <w:t xml:space="preserve">he </w:t>
        </w:r>
      </w:ins>
      <w:ins w:id="297" w:author="Elias Ayrey" w:date="2018-03-08T15:39:00Z">
        <w:r w:rsidR="00D81304">
          <w:rPr>
            <w:b w:val="0"/>
          </w:rPr>
          <w:t>LMM-THM</w:t>
        </w:r>
      </w:ins>
      <w:ins w:id="298" w:author="Elias Ayrey" w:date="2018-03-08T15:38:00Z">
        <w:r w:rsidR="00D81304">
          <w:rPr>
            <w:b w:val="0"/>
          </w:rPr>
          <w:t xml:space="preserve"> </w:t>
        </w:r>
      </w:ins>
      <w:ins w:id="299" w:author="Elias Ayrey" w:date="2018-03-08T15:39:00Z">
        <w:r w:rsidR="00D81304">
          <w:rPr>
            <w:b w:val="0"/>
          </w:rPr>
          <w:t xml:space="preserve">appeared to slightly over predict in the </w:t>
        </w:r>
      </w:ins>
      <w:ins w:id="300" w:author="Elias Ayrey" w:date="2018-03-08T15:40:00Z">
        <w:r w:rsidR="00D81304">
          <w:rPr>
            <w:b w:val="0"/>
          </w:rPr>
          <w:t>highest</w:t>
        </w:r>
      </w:ins>
      <w:ins w:id="301" w:author="Elias Ayrey" w:date="2018-03-08T15:39:00Z">
        <w:r w:rsidR="00D81304">
          <w:rPr>
            <w:b w:val="0"/>
          </w:rPr>
          <w:t xml:space="preserve"> biomass </w:t>
        </w:r>
      </w:ins>
      <w:ins w:id="302" w:author="Elias Ayrey" w:date="2018-03-08T15:40:00Z">
        <w:r w:rsidR="00D81304">
          <w:rPr>
            <w:b w:val="0"/>
          </w:rPr>
          <w:t>plots</w:t>
        </w:r>
      </w:ins>
      <w:ins w:id="303" w:author="Elias Ayrey" w:date="2018-03-08T15:39:00Z">
        <w:r w:rsidR="00D81304">
          <w:rPr>
            <w:b w:val="0"/>
          </w:rPr>
          <w:t xml:space="preserve">, while the CNN appeared to slightly under predict in </w:t>
        </w:r>
      </w:ins>
      <w:ins w:id="304" w:author="Elias Ayrey" w:date="2018-03-08T15:40:00Z">
        <w:r w:rsidR="00D81304">
          <w:rPr>
            <w:b w:val="0"/>
          </w:rPr>
          <w:t>the highest biomass plots</w:t>
        </w:r>
      </w:ins>
      <w:ins w:id="305" w:author="Elias Ayrey" w:date="2018-03-08T15:42:00Z">
        <w:r w:rsidR="00D81304">
          <w:rPr>
            <w:b w:val="0"/>
          </w:rPr>
          <w:t xml:space="preserve"> (Figure 2 A, C)</w:t>
        </w:r>
      </w:ins>
      <w:ins w:id="306" w:author="Elias Ayrey" w:date="2018-03-08T15:26:00Z">
        <w:r w:rsidR="009F1F04">
          <w:rPr>
            <w:b w:val="0"/>
          </w:rPr>
          <w:t>.</w:t>
        </w:r>
      </w:ins>
      <w:ins w:id="307" w:author="Elias Ayrey" w:date="2018-03-08T15:39:00Z">
        <w:r w:rsidR="00D81304">
          <w:rPr>
            <w:b w:val="0"/>
          </w:rPr>
          <w:t xml:space="preserve"> It should be noted however</w:t>
        </w:r>
      </w:ins>
      <w:ins w:id="308" w:author="Elias Ayrey" w:date="2018-03-08T15:41:00Z">
        <w:r w:rsidR="00D81304">
          <w:rPr>
            <w:b w:val="0"/>
          </w:rPr>
          <w:t>,</w:t>
        </w:r>
      </w:ins>
      <w:ins w:id="309" w:author="Elias Ayrey" w:date="2018-03-08T15:39:00Z">
        <w:r w:rsidR="00D81304">
          <w:rPr>
            <w:b w:val="0"/>
          </w:rPr>
          <w:t xml:space="preserve"> that few plots fell within these extremes</w:t>
        </w:r>
      </w:ins>
      <w:ins w:id="310" w:author="Elias Ayrey" w:date="2018-03-08T15:41:00Z">
        <w:r w:rsidR="00D81304">
          <w:rPr>
            <w:b w:val="0"/>
          </w:rPr>
          <w:t xml:space="preserve">, and that loess regression is susceptible to outliers </w:t>
        </w:r>
      </w:ins>
      <w:ins w:id="311" w:author="Elias Ayrey" w:date="2018-03-08T15:50:00Z">
        <w:r w:rsidR="004000B1">
          <w:rPr>
            <w:b w:val="0"/>
          </w:rPr>
          <w:t>at</w:t>
        </w:r>
      </w:ins>
      <w:ins w:id="312" w:author="Elias Ayrey" w:date="2018-03-08T15:41:00Z">
        <w:r w:rsidR="00D81304">
          <w:rPr>
            <w:b w:val="0"/>
          </w:rPr>
          <w:t xml:space="preserve"> the tail ends of data</w:t>
        </w:r>
      </w:ins>
      <w:ins w:id="313" w:author="Elias Ayrey" w:date="2018-03-08T15:39:00Z">
        <w:r w:rsidR="00D81304">
          <w:rPr>
            <w:b w:val="0"/>
          </w:rPr>
          <w:t>.</w:t>
        </w:r>
      </w:ins>
      <w:ins w:id="314" w:author="Elias Ayrey" w:date="2018-03-08T15:26:00Z">
        <w:r w:rsidR="009F1F04">
          <w:rPr>
            <w:b w:val="0"/>
          </w:rPr>
          <w:t xml:space="preserve"> </w:t>
        </w:r>
      </w:ins>
    </w:p>
    <w:p w14:paraId="150C61E7" w14:textId="53B9EAC0" w:rsidR="00BF6E40" w:rsidRDefault="009F1F04" w:rsidP="00207E8C">
      <w:pPr>
        <w:pStyle w:val="MDPI21heading1"/>
        <w:spacing w:line="240" w:lineRule="atLeast"/>
        <w:ind w:firstLine="420"/>
        <w:contextualSpacing/>
        <w:jc w:val="both"/>
        <w:rPr>
          <w:ins w:id="315" w:author="Elias Ayrey" w:date="2018-03-08T15:13:00Z"/>
          <w:b w:val="0"/>
        </w:rPr>
      </w:pPr>
      <w:ins w:id="316" w:author="Elias Ayrey" w:date="2018-03-08T15:26:00Z">
        <w:r>
          <w:rPr>
            <w:b w:val="0"/>
          </w:rPr>
          <w:t xml:space="preserve">In predicting tree count, the </w:t>
        </w:r>
      </w:ins>
      <w:ins w:id="317" w:author="Elias Ayrey" w:date="2018-03-08T16:48:00Z">
        <w:r w:rsidR="006C217E">
          <w:rPr>
            <w:b w:val="0"/>
          </w:rPr>
          <w:t>LMM-THM</w:t>
        </w:r>
      </w:ins>
      <w:ins w:id="318" w:author="Elias Ayrey" w:date="2018-03-08T15:37:00Z">
        <w:r w:rsidR="00D81304">
          <w:rPr>
            <w:b w:val="0"/>
          </w:rPr>
          <w:t xml:space="preserve"> and </w:t>
        </w:r>
      </w:ins>
      <w:ins w:id="319" w:author="Elias Ayrey" w:date="2018-03-08T16:48:00Z">
        <w:r w:rsidR="006C217E">
          <w:rPr>
            <w:b w:val="0"/>
          </w:rPr>
          <w:t>RF-THM</w:t>
        </w:r>
      </w:ins>
      <w:ins w:id="320" w:author="Elias Ayrey" w:date="2018-03-08T15:42:00Z">
        <w:r w:rsidR="00D81304">
          <w:rPr>
            <w:b w:val="0"/>
          </w:rPr>
          <w:t xml:space="preserve"> both</w:t>
        </w:r>
      </w:ins>
      <w:ins w:id="321" w:author="Elias Ayrey" w:date="2018-03-08T15:30:00Z">
        <w:r>
          <w:rPr>
            <w:b w:val="0"/>
          </w:rPr>
          <w:t xml:space="preserve"> </w:t>
        </w:r>
      </w:ins>
      <w:ins w:id="322" w:author="Elias Ayrey" w:date="2018-03-08T15:37:00Z">
        <w:r w:rsidR="00D81304">
          <w:rPr>
            <w:b w:val="0"/>
          </w:rPr>
          <w:t>appeared to underestimate the number of trees in plots with high tree counts</w:t>
        </w:r>
      </w:ins>
      <w:ins w:id="323" w:author="Elias Ayrey" w:date="2018-03-08T15:31:00Z">
        <w:r>
          <w:rPr>
            <w:b w:val="0"/>
          </w:rPr>
          <w:t xml:space="preserve"> (Figure 2D</w:t>
        </w:r>
      </w:ins>
      <w:ins w:id="324" w:author="Elias Ayrey" w:date="2018-03-08T15:59:00Z">
        <w:r w:rsidR="00C06D84">
          <w:rPr>
            <w:b w:val="0"/>
          </w:rPr>
          <w:t>, E</w:t>
        </w:r>
      </w:ins>
      <w:ins w:id="325" w:author="Elias Ayrey" w:date="2018-03-08T15:31:00Z">
        <w:r>
          <w:rPr>
            <w:b w:val="0"/>
          </w:rPr>
          <w:t>)</w:t>
        </w:r>
      </w:ins>
      <w:ins w:id="326" w:author="Elias Ayrey" w:date="2018-03-08T15:30:00Z">
        <w:r>
          <w:rPr>
            <w:b w:val="0"/>
          </w:rPr>
          <w:t xml:space="preserve">. </w:t>
        </w:r>
      </w:ins>
      <w:ins w:id="327" w:author="Elias Ayrey" w:date="2018-03-08T15:45:00Z">
        <w:r w:rsidR="00D81304">
          <w:rPr>
            <w:b w:val="0"/>
          </w:rPr>
          <w:t xml:space="preserve">This trend is appears to be less </w:t>
        </w:r>
      </w:ins>
      <w:ins w:id="328" w:author="Elias Ayrey" w:date="2018-03-08T16:49:00Z">
        <w:r w:rsidR="006C217E">
          <w:rPr>
            <w:b w:val="0"/>
          </w:rPr>
          <w:t>substantial</w:t>
        </w:r>
      </w:ins>
      <w:ins w:id="329" w:author="Elias Ayrey" w:date="2018-03-08T15:45:00Z">
        <w:r w:rsidR="00D81304">
          <w:rPr>
            <w:b w:val="0"/>
          </w:rPr>
          <w:t xml:space="preserve"> in the CNN model</w:t>
        </w:r>
      </w:ins>
      <w:ins w:id="330" w:author="Elias Ayrey" w:date="2018-03-08T16:51:00Z">
        <w:r w:rsidR="007A5B7D">
          <w:rPr>
            <w:b w:val="0"/>
          </w:rPr>
          <w:t xml:space="preserve">, despite having </w:t>
        </w:r>
      </w:ins>
      <w:ins w:id="331" w:author="Elias Ayrey" w:date="2018-03-08T16:52:00Z">
        <w:r w:rsidR="007A5B7D">
          <w:rPr>
            <w:b w:val="0"/>
          </w:rPr>
          <w:t>more slightly more overall bias than both the THM based models</w:t>
        </w:r>
      </w:ins>
      <w:ins w:id="332" w:author="Elias Ayrey" w:date="2018-03-08T15:45:00Z">
        <w:r w:rsidR="00D81304">
          <w:rPr>
            <w:b w:val="0"/>
          </w:rPr>
          <w:t xml:space="preserve">. </w:t>
        </w:r>
      </w:ins>
      <w:ins w:id="333" w:author="Elias Ayrey" w:date="2018-03-08T16:49:00Z">
        <w:r w:rsidR="006C217E">
          <w:rPr>
            <w:b w:val="0"/>
          </w:rPr>
          <w:t>In</w:t>
        </w:r>
      </w:ins>
      <w:ins w:id="334" w:author="Elias Ayrey" w:date="2018-03-08T15:45:00Z">
        <w:r w:rsidR="00D81304">
          <w:rPr>
            <w:b w:val="0"/>
          </w:rPr>
          <w:t xml:space="preserve"> </w:t>
        </w:r>
      </w:ins>
      <w:ins w:id="335" w:author="Elias Ayrey" w:date="2018-03-08T15:47:00Z">
        <w:r w:rsidR="00D81304">
          <w:rPr>
            <w:b w:val="0"/>
          </w:rPr>
          <w:t>predicting</w:t>
        </w:r>
      </w:ins>
      <w:ins w:id="336" w:author="Elias Ayrey" w:date="2018-03-08T15:45:00Z">
        <w:r w:rsidR="00D81304">
          <w:rPr>
            <w:b w:val="0"/>
          </w:rPr>
          <w:t xml:space="preserve"> percent </w:t>
        </w:r>
        <w:proofErr w:type="spellStart"/>
        <w:r w:rsidR="00D81304">
          <w:rPr>
            <w:b w:val="0"/>
          </w:rPr>
          <w:t>needleleaf</w:t>
        </w:r>
        <w:proofErr w:type="spellEnd"/>
        <w:r w:rsidR="00D81304">
          <w:rPr>
            <w:b w:val="0"/>
          </w:rPr>
          <w:t xml:space="preserve">, the </w:t>
        </w:r>
      </w:ins>
      <w:ins w:id="337" w:author="Elias Ayrey" w:date="2018-03-08T15:47:00Z">
        <w:r w:rsidR="004000B1">
          <w:rPr>
            <w:b w:val="0"/>
          </w:rPr>
          <w:t>LMM-THM</w:t>
        </w:r>
        <w:r w:rsidR="00D81304">
          <w:rPr>
            <w:b w:val="0"/>
          </w:rPr>
          <w:t xml:space="preserve"> appeared to </w:t>
        </w:r>
      </w:ins>
      <w:ins w:id="338" w:author="Elias Ayrey" w:date="2018-03-08T15:50:00Z">
        <w:r w:rsidR="004000B1">
          <w:rPr>
            <w:b w:val="0"/>
          </w:rPr>
          <w:t>over predict</w:t>
        </w:r>
      </w:ins>
      <w:ins w:id="339" w:author="Elias Ayrey" w:date="2018-03-08T15:47:00Z">
        <w:r w:rsidR="004000B1">
          <w:rPr>
            <w:b w:val="0"/>
          </w:rPr>
          <w:t xml:space="preserve"> in plots with more </w:t>
        </w:r>
        <w:proofErr w:type="spellStart"/>
        <w:r w:rsidR="004000B1">
          <w:rPr>
            <w:b w:val="0"/>
          </w:rPr>
          <w:t>needleleaf</w:t>
        </w:r>
        <w:proofErr w:type="spellEnd"/>
        <w:r w:rsidR="004000B1">
          <w:rPr>
            <w:b w:val="0"/>
          </w:rPr>
          <w:t xml:space="preserve"> stems</w:t>
        </w:r>
      </w:ins>
      <w:ins w:id="340" w:author="Elias Ayrey" w:date="2018-03-08T15:49:00Z">
        <w:r w:rsidR="004000B1">
          <w:rPr>
            <w:b w:val="0"/>
          </w:rPr>
          <w:t xml:space="preserve"> (Figure 2G)</w:t>
        </w:r>
      </w:ins>
      <w:ins w:id="341" w:author="Elias Ayrey" w:date="2018-03-08T15:47:00Z">
        <w:r w:rsidR="004000B1">
          <w:rPr>
            <w:b w:val="0"/>
          </w:rPr>
          <w:t>.</w:t>
        </w:r>
      </w:ins>
      <w:ins w:id="342" w:author="Elias Ayrey" w:date="2018-03-08T15:48:00Z">
        <w:r w:rsidR="004000B1">
          <w:rPr>
            <w:b w:val="0"/>
          </w:rPr>
          <w:t xml:space="preserve"> Error was also </w:t>
        </w:r>
        <w:r w:rsidR="00C06D84">
          <w:rPr>
            <w:b w:val="0"/>
          </w:rPr>
          <w:t>greatest for</w:t>
        </w:r>
        <w:r w:rsidR="004000B1">
          <w:rPr>
            <w:b w:val="0"/>
          </w:rPr>
          <w:t xml:space="preserve"> this model around plots with a </w:t>
        </w:r>
      </w:ins>
      <w:ins w:id="343" w:author="Elias Ayrey" w:date="2018-03-08T16:00:00Z">
        <w:r w:rsidR="00C06D84">
          <w:rPr>
            <w:b w:val="0"/>
          </w:rPr>
          <w:t>mix of species</w:t>
        </w:r>
      </w:ins>
      <w:ins w:id="344" w:author="Elias Ayrey" w:date="2018-03-08T15:48:00Z">
        <w:r w:rsidR="004000B1">
          <w:rPr>
            <w:b w:val="0"/>
          </w:rPr>
          <w:t>.</w:t>
        </w:r>
      </w:ins>
      <w:ins w:id="345" w:author="Elias Ayrey" w:date="2018-03-08T15:26:00Z">
        <w:r w:rsidR="004000B1">
          <w:rPr>
            <w:b w:val="0"/>
          </w:rPr>
          <w:t xml:space="preserve"> The RF-THM and the CNN models both tended to slightly </w:t>
        </w:r>
      </w:ins>
      <w:ins w:id="346" w:author="Elias Ayrey" w:date="2018-03-08T15:51:00Z">
        <w:r w:rsidR="004000B1">
          <w:rPr>
            <w:b w:val="0"/>
          </w:rPr>
          <w:t xml:space="preserve">over </w:t>
        </w:r>
      </w:ins>
      <w:ins w:id="347" w:author="Elias Ayrey" w:date="2018-03-08T15:26:00Z">
        <w:r w:rsidR="004000B1">
          <w:rPr>
            <w:b w:val="0"/>
          </w:rPr>
          <w:t xml:space="preserve">predict percent </w:t>
        </w:r>
        <w:proofErr w:type="spellStart"/>
        <w:r w:rsidR="004000B1">
          <w:rPr>
            <w:b w:val="0"/>
          </w:rPr>
          <w:t>needleleaf</w:t>
        </w:r>
        <w:proofErr w:type="spellEnd"/>
        <w:r w:rsidR="004000B1">
          <w:rPr>
            <w:b w:val="0"/>
          </w:rPr>
          <w:t xml:space="preserve"> in plots </w:t>
        </w:r>
      </w:ins>
      <w:ins w:id="348" w:author="Elias Ayrey" w:date="2018-03-08T15:51:00Z">
        <w:r w:rsidR="004000B1">
          <w:rPr>
            <w:b w:val="0"/>
          </w:rPr>
          <w:t xml:space="preserve">with few </w:t>
        </w:r>
        <w:proofErr w:type="spellStart"/>
        <w:r w:rsidR="004000B1">
          <w:rPr>
            <w:b w:val="0"/>
          </w:rPr>
          <w:t>needleleaf</w:t>
        </w:r>
        <w:proofErr w:type="spellEnd"/>
        <w:r w:rsidR="004000B1">
          <w:rPr>
            <w:b w:val="0"/>
          </w:rPr>
          <w:t xml:space="preserve"> trees, and </w:t>
        </w:r>
      </w:ins>
      <w:ins w:id="349" w:author="Elias Ayrey" w:date="2018-03-08T15:52:00Z">
        <w:r w:rsidR="004000B1">
          <w:rPr>
            <w:b w:val="0"/>
          </w:rPr>
          <w:t>under</w:t>
        </w:r>
      </w:ins>
      <w:ins w:id="350" w:author="Elias Ayrey" w:date="2018-03-08T15:51:00Z">
        <w:r w:rsidR="004000B1">
          <w:rPr>
            <w:b w:val="0"/>
          </w:rPr>
          <w:t xml:space="preserve"> predict</w:t>
        </w:r>
      </w:ins>
      <w:ins w:id="351" w:author="Elias Ayrey" w:date="2018-03-08T15:52:00Z">
        <w:r w:rsidR="004000B1">
          <w:rPr>
            <w:b w:val="0"/>
          </w:rPr>
          <w:t xml:space="preserve"> in plots with </w:t>
        </w:r>
      </w:ins>
      <w:ins w:id="352" w:author="Elias Ayrey" w:date="2018-03-08T15:53:00Z">
        <w:r w:rsidR="004000B1">
          <w:rPr>
            <w:b w:val="0"/>
          </w:rPr>
          <w:t xml:space="preserve">a higher percentage of </w:t>
        </w:r>
        <w:proofErr w:type="spellStart"/>
        <w:r w:rsidR="004000B1">
          <w:rPr>
            <w:b w:val="0"/>
          </w:rPr>
          <w:t>needleleaf</w:t>
        </w:r>
        <w:proofErr w:type="spellEnd"/>
        <w:r w:rsidR="004000B1">
          <w:rPr>
            <w:b w:val="0"/>
          </w:rPr>
          <w:t xml:space="preserve"> trees.</w:t>
        </w:r>
      </w:ins>
      <w:r w:rsidR="00BF6E40">
        <w:rPr>
          <w:b w:val="0"/>
        </w:rPr>
        <w:t xml:space="preserve"> </w:t>
      </w:r>
      <w:ins w:id="353" w:author="Elias Ayrey" w:date="2018-03-08T15:53:00Z">
        <w:r w:rsidR="004000B1">
          <w:rPr>
            <w:b w:val="0"/>
          </w:rPr>
          <w:t>Overall however, there appear</w:t>
        </w:r>
      </w:ins>
      <w:ins w:id="354" w:author="Elias Ayrey" w:date="2018-03-08T15:55:00Z">
        <w:r w:rsidR="004000B1">
          <w:rPr>
            <w:b w:val="0"/>
          </w:rPr>
          <w:t>ed</w:t>
        </w:r>
      </w:ins>
      <w:ins w:id="355" w:author="Elias Ayrey" w:date="2018-03-08T15:53:00Z">
        <w:r w:rsidR="004000B1">
          <w:rPr>
            <w:b w:val="0"/>
          </w:rPr>
          <w:t xml:space="preserve"> to be </w:t>
        </w:r>
      </w:ins>
      <w:ins w:id="356" w:author="Elias Ayrey" w:date="2018-03-08T15:55:00Z">
        <w:r w:rsidR="004000B1">
          <w:rPr>
            <w:b w:val="0"/>
          </w:rPr>
          <w:t>no obvious trend</w:t>
        </w:r>
      </w:ins>
      <w:ins w:id="357" w:author="Elias Ayrey" w:date="2018-03-08T15:53:00Z">
        <w:r w:rsidR="004000B1">
          <w:rPr>
            <w:b w:val="0"/>
          </w:rPr>
          <w:t xml:space="preserve"> in</w:t>
        </w:r>
      </w:ins>
      <w:ins w:id="358" w:author="Elias Ayrey" w:date="2018-03-08T15:56:00Z">
        <w:r w:rsidR="004000B1">
          <w:rPr>
            <w:b w:val="0"/>
          </w:rPr>
          <w:t xml:space="preserve"> observed vs. fitted</w:t>
        </w:r>
      </w:ins>
      <w:ins w:id="359" w:author="Elias Ayrey" w:date="2018-03-08T15:54:00Z">
        <w:r w:rsidR="004000B1">
          <w:rPr>
            <w:b w:val="0"/>
          </w:rPr>
          <w:t xml:space="preserve"> biases with model type.</w:t>
        </w:r>
      </w:ins>
    </w:p>
    <w:p w14:paraId="10BCF272" w14:textId="3D519263" w:rsidR="003D6A3C" w:rsidRPr="00571291" w:rsidRDefault="003D6A3C" w:rsidP="003D6A3C">
      <w:pPr>
        <w:ind w:left="420"/>
        <w:rPr>
          <w:ins w:id="360" w:author="Elias Ayrey" w:date="2018-03-08T15:14:00Z"/>
          <w:rFonts w:ascii="Palatino Linotype" w:hAnsi="Palatino Linotype"/>
          <w:sz w:val="18"/>
          <w:szCs w:val="18"/>
        </w:rPr>
      </w:pPr>
      <w:ins w:id="361" w:author="Elias Ayrey" w:date="2018-03-08T15:14:00Z">
        <w:r>
          <w:rPr>
            <w:b/>
            <w:noProof/>
          </w:rPr>
          <w:lastRenderedPageBreak/>
          <w:drawing>
            <wp:inline distT="0" distB="0" distL="0" distR="0" wp14:anchorId="10AEE081" wp14:editId="047EEEA4">
              <wp:extent cx="5733785" cy="5861203"/>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dObs.png"/>
                      <pic:cNvPicPr/>
                    </pic:nvPicPr>
                    <pic:blipFill>
                      <a:blip r:embed="rId9">
                        <a:extLst>
                          <a:ext uri="{28A0092B-C50C-407E-A947-70E740481C1C}">
                            <a14:useLocalDpi xmlns:a14="http://schemas.microsoft.com/office/drawing/2010/main" val="0"/>
                          </a:ext>
                        </a:extLst>
                      </a:blip>
                      <a:stretch>
                        <a:fillRect/>
                      </a:stretch>
                    </pic:blipFill>
                    <pic:spPr>
                      <a:xfrm>
                        <a:off x="0" y="0"/>
                        <a:ext cx="5733785" cy="5861203"/>
                      </a:xfrm>
                      <a:prstGeom prst="rect">
                        <a:avLst/>
                      </a:prstGeom>
                    </pic:spPr>
                  </pic:pic>
                </a:graphicData>
              </a:graphic>
            </wp:inline>
          </w:drawing>
        </w:r>
        <w:r w:rsidRPr="003D6A3C">
          <w:rPr>
            <w:rFonts w:ascii="Palatino Linotype" w:hAnsi="Palatino Linotype"/>
            <w:b/>
            <w:sz w:val="18"/>
            <w:szCs w:val="18"/>
          </w:rPr>
          <w:t xml:space="preserve"> </w:t>
        </w:r>
        <w:r w:rsidRPr="00AD72D9">
          <w:rPr>
            <w:rFonts w:ascii="Palatino Linotype" w:hAnsi="Palatino Linotype"/>
            <w:b/>
            <w:sz w:val="18"/>
            <w:szCs w:val="18"/>
          </w:rPr>
          <w:t xml:space="preserve">Figure </w:t>
        </w:r>
        <w:r>
          <w:rPr>
            <w:rFonts w:ascii="Palatino Linotype" w:hAnsi="Palatino Linotype"/>
            <w:b/>
            <w:sz w:val="18"/>
            <w:szCs w:val="18"/>
          </w:rPr>
          <w:t>2</w:t>
        </w:r>
        <w:r w:rsidRPr="00AD72D9">
          <w:rPr>
            <w:rFonts w:ascii="Palatino Linotype" w:hAnsi="Palatino Linotype"/>
            <w:b/>
            <w:sz w:val="18"/>
            <w:szCs w:val="18"/>
          </w:rPr>
          <w:t>.</w:t>
        </w:r>
        <w:r>
          <w:rPr>
            <w:rFonts w:ascii="Palatino Linotype" w:hAnsi="Palatino Linotype"/>
            <w:sz w:val="18"/>
            <w:szCs w:val="18"/>
          </w:rPr>
          <w:t xml:space="preserve"> </w:t>
        </w:r>
        <w:r>
          <w:rPr>
            <w:rFonts w:ascii="Palatino Linotype" w:hAnsi="Palatino Linotype"/>
            <w:sz w:val="18"/>
            <w:szCs w:val="18"/>
          </w:rPr>
          <w:t>Predicted vs. observed plots for each of the</w:t>
        </w:r>
      </w:ins>
      <w:ins w:id="362" w:author="Elias Ayrey" w:date="2018-03-08T15:18:00Z">
        <w:r>
          <w:rPr>
            <w:rFonts w:ascii="Palatino Linotype" w:hAnsi="Palatino Linotype"/>
            <w:sz w:val="18"/>
            <w:szCs w:val="18"/>
          </w:rPr>
          <w:t xml:space="preserve"> three model types</w:t>
        </w:r>
      </w:ins>
      <w:ins w:id="363" w:author="Elias Ayrey" w:date="2018-03-08T15:14:00Z">
        <w:r>
          <w:rPr>
            <w:rFonts w:ascii="Palatino Linotype" w:hAnsi="Palatino Linotype"/>
            <w:sz w:val="18"/>
            <w:szCs w:val="18"/>
          </w:rPr>
          <w:t xml:space="preserve"> est</w:t>
        </w:r>
      </w:ins>
      <w:ins w:id="364" w:author="Elias Ayrey" w:date="2018-03-08T15:15:00Z">
        <w:r>
          <w:rPr>
            <w:rFonts w:ascii="Palatino Linotype" w:hAnsi="Palatino Linotype"/>
            <w:sz w:val="18"/>
            <w:szCs w:val="18"/>
          </w:rPr>
          <w:t xml:space="preserve">imating biomass, tree count, and percent </w:t>
        </w:r>
        <w:proofErr w:type="spellStart"/>
        <w:r>
          <w:rPr>
            <w:rFonts w:ascii="Palatino Linotype" w:hAnsi="Palatino Linotype"/>
            <w:sz w:val="18"/>
            <w:szCs w:val="18"/>
          </w:rPr>
          <w:t>needleleaf</w:t>
        </w:r>
        <w:proofErr w:type="spellEnd"/>
        <w:r>
          <w:rPr>
            <w:rFonts w:ascii="Palatino Linotype" w:hAnsi="Palatino Linotype"/>
            <w:sz w:val="18"/>
            <w:szCs w:val="18"/>
          </w:rPr>
          <w:t>. The solid line is a one</w:t>
        </w:r>
      </w:ins>
      <w:r w:rsidR="0024309A">
        <w:rPr>
          <w:rFonts w:ascii="Palatino Linotype" w:hAnsi="Palatino Linotype"/>
          <w:sz w:val="18"/>
          <w:szCs w:val="18"/>
        </w:rPr>
        <w:t>-</w:t>
      </w:r>
      <w:ins w:id="365" w:author="Elias Ayrey" w:date="2018-03-08T15:15:00Z">
        <w:r>
          <w:rPr>
            <w:rFonts w:ascii="Palatino Linotype" w:hAnsi="Palatino Linotype"/>
            <w:sz w:val="18"/>
            <w:szCs w:val="18"/>
          </w:rPr>
          <w:t>to</w:t>
        </w:r>
      </w:ins>
      <w:r w:rsidR="0024309A">
        <w:rPr>
          <w:rFonts w:ascii="Palatino Linotype" w:hAnsi="Palatino Linotype"/>
          <w:sz w:val="18"/>
          <w:szCs w:val="18"/>
        </w:rPr>
        <w:t>-</w:t>
      </w:r>
      <w:ins w:id="366" w:author="Elias Ayrey" w:date="2018-03-08T15:15:00Z">
        <w:r>
          <w:rPr>
            <w:rFonts w:ascii="Palatino Linotype" w:hAnsi="Palatino Linotype"/>
            <w:sz w:val="18"/>
            <w:szCs w:val="18"/>
          </w:rPr>
          <w:t xml:space="preserve">one line, the </w:t>
        </w:r>
      </w:ins>
      <w:ins w:id="367" w:author="Elias Ayrey" w:date="2018-03-08T15:16:00Z">
        <w:r>
          <w:rPr>
            <w:rFonts w:ascii="Palatino Linotype" w:hAnsi="Palatino Linotype"/>
            <w:sz w:val="18"/>
            <w:szCs w:val="18"/>
          </w:rPr>
          <w:t>d</w:t>
        </w:r>
      </w:ins>
      <w:ins w:id="368" w:author="Elias Ayrey" w:date="2018-03-08T15:21:00Z">
        <w:r>
          <w:rPr>
            <w:rFonts w:ascii="Palatino Linotype" w:hAnsi="Palatino Linotype"/>
            <w:sz w:val="18"/>
            <w:szCs w:val="18"/>
          </w:rPr>
          <w:t>ashed</w:t>
        </w:r>
      </w:ins>
      <w:ins w:id="369" w:author="Elias Ayrey" w:date="2018-03-08T15:16:00Z">
        <w:r>
          <w:rPr>
            <w:rFonts w:ascii="Palatino Linotype" w:hAnsi="Palatino Linotype"/>
            <w:sz w:val="18"/>
            <w:szCs w:val="18"/>
          </w:rPr>
          <w:t xml:space="preserve"> red line is a loess regression fit of the data.</w:t>
        </w:r>
      </w:ins>
      <w:ins w:id="370" w:author="Elias Ayrey" w:date="2018-03-08T15:19:00Z">
        <w:r w:rsidRPr="003D6A3C">
          <w:rPr>
            <w:rFonts w:ascii="Palatino Linotype" w:hAnsi="Palatino Linotype"/>
            <w:sz w:val="18"/>
            <w:szCs w:val="18"/>
          </w:rPr>
          <w:t xml:space="preserve"> </w:t>
        </w:r>
      </w:ins>
      <w:ins w:id="371" w:author="Elias Ayrey" w:date="2018-03-08T15:20:00Z">
        <w:r>
          <w:rPr>
            <w:rFonts w:ascii="Palatino Linotype" w:hAnsi="Palatino Linotype"/>
            <w:sz w:val="18"/>
            <w:szCs w:val="18"/>
          </w:rPr>
          <w:t xml:space="preserve">Left: </w:t>
        </w:r>
        <w:r>
          <w:rPr>
            <w:rFonts w:ascii="Palatino Linotype" w:hAnsi="Palatino Linotype"/>
            <w:sz w:val="18"/>
            <w:szCs w:val="18"/>
          </w:rPr>
          <w:t>linear mixed models with traditional height metrics (LMM-THM)</w:t>
        </w:r>
        <w:r>
          <w:rPr>
            <w:rFonts w:ascii="Palatino Linotype" w:hAnsi="Palatino Linotype"/>
            <w:sz w:val="18"/>
            <w:szCs w:val="18"/>
          </w:rPr>
          <w:t xml:space="preserve">. </w:t>
        </w:r>
      </w:ins>
      <w:ins w:id="372" w:author="Elias Ayrey" w:date="2018-03-08T15:21:00Z">
        <w:r>
          <w:rPr>
            <w:rFonts w:ascii="Palatino Linotype" w:hAnsi="Palatino Linotype"/>
            <w:sz w:val="18"/>
            <w:szCs w:val="18"/>
          </w:rPr>
          <w:t>Center</w:t>
        </w:r>
      </w:ins>
      <w:ins w:id="373" w:author="Elias Ayrey" w:date="2018-03-08T15:20:00Z">
        <w:r>
          <w:rPr>
            <w:rFonts w:ascii="Palatino Linotype" w:hAnsi="Palatino Linotype"/>
            <w:sz w:val="18"/>
            <w:szCs w:val="18"/>
          </w:rPr>
          <w:t>:</w:t>
        </w:r>
      </w:ins>
      <w:ins w:id="374" w:author="Elias Ayrey" w:date="2018-03-08T15:21:00Z">
        <w:r>
          <w:rPr>
            <w:rFonts w:ascii="Palatino Linotype" w:hAnsi="Palatino Linotype"/>
            <w:sz w:val="18"/>
            <w:szCs w:val="18"/>
          </w:rPr>
          <w:t xml:space="preserve"> random forest models with traditional height metrics (RF-THM)</w:t>
        </w:r>
        <w:r>
          <w:rPr>
            <w:rFonts w:ascii="Palatino Linotype" w:hAnsi="Palatino Linotype"/>
            <w:sz w:val="18"/>
            <w:szCs w:val="18"/>
          </w:rPr>
          <w:t>. Right:</w:t>
        </w:r>
        <w:r>
          <w:rPr>
            <w:rFonts w:ascii="Palatino Linotype" w:hAnsi="Palatino Linotype"/>
            <w:sz w:val="18"/>
            <w:szCs w:val="18"/>
          </w:rPr>
          <w:t xml:space="preserve"> Inception-V3 convolutional neural </w:t>
        </w:r>
        <w:r>
          <w:rPr>
            <w:rFonts w:ascii="Palatino Linotype" w:hAnsi="Palatino Linotype"/>
            <w:sz w:val="18"/>
            <w:szCs w:val="18"/>
          </w:rPr>
          <w:t>networks</w:t>
        </w:r>
        <w:r>
          <w:rPr>
            <w:rFonts w:ascii="Palatino Linotype" w:hAnsi="Palatino Linotype"/>
            <w:sz w:val="18"/>
            <w:szCs w:val="18"/>
          </w:rPr>
          <w:t xml:space="preserve"> (Inception-V3 CNN).</w:t>
        </w:r>
      </w:ins>
    </w:p>
    <w:p w14:paraId="78699AD2" w14:textId="77777777" w:rsidR="00D76B98" w:rsidRPr="00706F48" w:rsidRDefault="00D76B98" w:rsidP="00ED22A6">
      <w:pPr>
        <w:pStyle w:val="MDPI21heading1"/>
      </w:pPr>
      <w:r w:rsidRPr="00706F48">
        <w:t>4. Discussion</w:t>
      </w:r>
    </w:p>
    <w:p w14:paraId="06655A3C" w14:textId="53156558" w:rsidR="00847818" w:rsidRDefault="00847818" w:rsidP="00847818">
      <w:pPr>
        <w:ind w:firstLine="420"/>
        <w:rPr>
          <w:ins w:id="375" w:author="Elias Ayrey" w:date="2018-03-08T16:57:00Z"/>
          <w:rFonts w:ascii="Palatino Linotype" w:hAnsi="Palatino Linotype"/>
          <w:sz w:val="20"/>
          <w:szCs w:val="20"/>
        </w:rPr>
      </w:pPr>
      <w:r w:rsidRPr="005612E2">
        <w:rPr>
          <w:rFonts w:ascii="Palatino Linotype" w:hAnsi="Palatino Linotype"/>
          <w:sz w:val="20"/>
          <w:szCs w:val="20"/>
        </w:rPr>
        <w:t xml:space="preserve">Our results indicate that </w:t>
      </w:r>
      <w:r w:rsidR="009A4C7D">
        <w:rPr>
          <w:rFonts w:ascii="Palatino Linotype" w:hAnsi="Palatino Linotype"/>
          <w:sz w:val="20"/>
          <w:szCs w:val="20"/>
        </w:rPr>
        <w:t xml:space="preserve">3D </w:t>
      </w:r>
      <w:r w:rsidRPr="005612E2">
        <w:rPr>
          <w:rFonts w:ascii="Palatino Linotype" w:hAnsi="Palatino Linotype"/>
          <w:sz w:val="20"/>
          <w:szCs w:val="20"/>
        </w:rPr>
        <w:t>CNN</w:t>
      </w:r>
      <w:r w:rsidR="00644CBC">
        <w:rPr>
          <w:rFonts w:ascii="Palatino Linotype" w:hAnsi="Palatino Linotype"/>
          <w:sz w:val="20"/>
          <w:szCs w:val="20"/>
        </w:rPr>
        <w:t>s</w:t>
      </w:r>
      <w:r w:rsidRPr="005612E2">
        <w:rPr>
          <w:rFonts w:ascii="Palatino Linotype" w:hAnsi="Palatino Linotype"/>
          <w:sz w:val="20"/>
          <w:szCs w:val="20"/>
        </w:rPr>
        <w:t xml:space="preserve"> can be used to develop an area-based forest inventory with less error and</w:t>
      </w:r>
      <w:r w:rsidR="007A5B7D">
        <w:rPr>
          <w:rFonts w:ascii="Palatino Linotype" w:hAnsi="Palatino Linotype"/>
          <w:sz w:val="20"/>
          <w:szCs w:val="20"/>
        </w:rPr>
        <w:t xml:space="preserve"> often less</w:t>
      </w:r>
      <w:r w:rsidRPr="005612E2">
        <w:rPr>
          <w:rFonts w:ascii="Palatino Linotype" w:hAnsi="Palatino Linotype"/>
          <w:sz w:val="20"/>
          <w:szCs w:val="20"/>
        </w:rPr>
        <w:t xml:space="preserve"> bias than a model based upon traditional height metrics. </w:t>
      </w:r>
      <w:r w:rsidR="00CE0107">
        <w:rPr>
          <w:rFonts w:ascii="Palatino Linotype" w:hAnsi="Palatino Linotype"/>
          <w:sz w:val="20"/>
          <w:szCs w:val="20"/>
        </w:rPr>
        <w:t>Model p</w:t>
      </w:r>
      <w:r w:rsidRPr="005612E2">
        <w:rPr>
          <w:rFonts w:ascii="Palatino Linotype" w:hAnsi="Palatino Linotype"/>
          <w:sz w:val="20"/>
          <w:szCs w:val="20"/>
        </w:rPr>
        <w:t>erformance varied based on</w:t>
      </w:r>
      <w:r w:rsidR="00D23D65">
        <w:rPr>
          <w:rFonts w:ascii="Palatino Linotype" w:hAnsi="Palatino Linotype"/>
          <w:sz w:val="20"/>
          <w:szCs w:val="20"/>
        </w:rPr>
        <w:t xml:space="preserve"> the specifics of the</w:t>
      </w:r>
      <w:r w:rsidRPr="005612E2">
        <w:rPr>
          <w:rFonts w:ascii="Palatino Linotype" w:hAnsi="Palatino Linotype"/>
          <w:sz w:val="20"/>
          <w:szCs w:val="20"/>
        </w:rPr>
        <w:t xml:space="preserve"> CNN architecture</w:t>
      </w:r>
      <w:r w:rsidR="00CE0107">
        <w:rPr>
          <w:rFonts w:ascii="Palatino Linotype" w:hAnsi="Palatino Linotype"/>
          <w:sz w:val="20"/>
          <w:szCs w:val="20"/>
        </w:rPr>
        <w:t>:</w:t>
      </w:r>
      <w:r w:rsidRPr="005612E2">
        <w:rPr>
          <w:rFonts w:ascii="Palatino Linotype" w:hAnsi="Palatino Linotype"/>
          <w:sz w:val="20"/>
          <w:szCs w:val="20"/>
        </w:rPr>
        <w:t xml:space="preserve"> </w:t>
      </w:r>
      <w:r w:rsidR="00CE0107">
        <w:rPr>
          <w:rFonts w:ascii="Palatino Linotype" w:hAnsi="Palatino Linotype"/>
          <w:sz w:val="20"/>
          <w:szCs w:val="20"/>
        </w:rPr>
        <w:t>t</w:t>
      </w:r>
      <w:r w:rsidRPr="005612E2">
        <w:rPr>
          <w:rFonts w:ascii="Palatino Linotype" w:hAnsi="Palatino Linotype"/>
          <w:sz w:val="20"/>
          <w:szCs w:val="20"/>
        </w:rPr>
        <w:t>hose CNNs which made use of inception layers</w:t>
      </w:r>
      <w:r w:rsidR="00D23D65">
        <w:rPr>
          <w:rFonts w:ascii="Palatino Linotype" w:hAnsi="Palatino Linotype"/>
          <w:sz w:val="20"/>
          <w:szCs w:val="20"/>
        </w:rPr>
        <w:t xml:space="preserve"> (</w:t>
      </w:r>
      <w:proofErr w:type="spellStart"/>
      <w:r w:rsidR="00D23D65">
        <w:rPr>
          <w:rFonts w:ascii="Palatino Linotype" w:hAnsi="Palatino Linotype"/>
          <w:sz w:val="20"/>
          <w:szCs w:val="20"/>
        </w:rPr>
        <w:t>GoogleNet</w:t>
      </w:r>
      <w:proofErr w:type="spellEnd"/>
      <w:r w:rsidR="00D23D65">
        <w:rPr>
          <w:rFonts w:ascii="Palatino Linotype" w:hAnsi="Palatino Linotype"/>
          <w:sz w:val="20"/>
          <w:szCs w:val="20"/>
        </w:rPr>
        <w:t xml:space="preserve"> and Inception-V3)</w:t>
      </w:r>
      <w:r w:rsidRPr="005612E2">
        <w:rPr>
          <w:rFonts w:ascii="Palatino Linotype" w:hAnsi="Palatino Linotype"/>
          <w:sz w:val="20"/>
          <w:szCs w:val="20"/>
        </w:rPr>
        <w:t xml:space="preserve"> outperformed those which did not. We also</w:t>
      </w:r>
      <w:r w:rsidR="00D23D65">
        <w:rPr>
          <w:rFonts w:ascii="Palatino Linotype" w:hAnsi="Palatino Linotype"/>
          <w:sz w:val="20"/>
          <w:szCs w:val="20"/>
        </w:rPr>
        <w:t xml:space="preserve"> note that the deeper inception-</w:t>
      </w:r>
      <w:r w:rsidRPr="005612E2">
        <w:rPr>
          <w:rFonts w:ascii="Palatino Linotype" w:hAnsi="Palatino Linotype"/>
          <w:sz w:val="20"/>
          <w:szCs w:val="20"/>
        </w:rPr>
        <w:t xml:space="preserve">based </w:t>
      </w:r>
      <w:r w:rsidR="00B21BDB">
        <w:rPr>
          <w:rFonts w:ascii="Palatino Linotype" w:hAnsi="Palatino Linotype"/>
          <w:sz w:val="20"/>
          <w:szCs w:val="20"/>
        </w:rPr>
        <w:t>CNN</w:t>
      </w:r>
      <w:r w:rsidR="009A4C7D">
        <w:rPr>
          <w:rFonts w:ascii="Palatino Linotype" w:hAnsi="Palatino Linotype"/>
          <w:sz w:val="20"/>
          <w:szCs w:val="20"/>
        </w:rPr>
        <w:t>,</w:t>
      </w:r>
      <w:r w:rsidR="00B21BDB">
        <w:rPr>
          <w:rFonts w:ascii="Palatino Linotype" w:hAnsi="Palatino Linotype"/>
          <w:sz w:val="20"/>
          <w:szCs w:val="20"/>
        </w:rPr>
        <w:t xml:space="preserve"> </w:t>
      </w:r>
      <w:r w:rsidR="00D23D65">
        <w:rPr>
          <w:rFonts w:ascii="Palatino Linotype" w:hAnsi="Palatino Linotype"/>
          <w:sz w:val="20"/>
          <w:szCs w:val="20"/>
        </w:rPr>
        <w:t>Inception-V3</w:t>
      </w:r>
      <w:r w:rsidR="009A4C7D">
        <w:rPr>
          <w:rFonts w:ascii="Palatino Linotype" w:hAnsi="Palatino Linotype"/>
          <w:sz w:val="20"/>
          <w:szCs w:val="20"/>
        </w:rPr>
        <w:t>,</w:t>
      </w:r>
      <w:r w:rsidR="00D23D65">
        <w:rPr>
          <w:rFonts w:ascii="Palatino Linotype" w:hAnsi="Palatino Linotype"/>
          <w:sz w:val="20"/>
          <w:szCs w:val="20"/>
        </w:rPr>
        <w:t xml:space="preserve"> </w:t>
      </w:r>
      <w:r w:rsidRPr="005612E2">
        <w:rPr>
          <w:rFonts w:ascii="Palatino Linotype" w:hAnsi="Palatino Linotype"/>
          <w:sz w:val="20"/>
          <w:szCs w:val="20"/>
        </w:rPr>
        <w:t xml:space="preserve">outperformed the shallower </w:t>
      </w:r>
      <w:r w:rsidR="00D23D65">
        <w:rPr>
          <w:rFonts w:ascii="Palatino Linotype" w:hAnsi="Palatino Linotype"/>
          <w:sz w:val="20"/>
          <w:szCs w:val="20"/>
        </w:rPr>
        <w:t>inception</w:t>
      </w:r>
      <w:r w:rsidR="009A4C7D">
        <w:rPr>
          <w:rFonts w:ascii="Palatino Linotype" w:hAnsi="Palatino Linotype"/>
          <w:sz w:val="20"/>
          <w:szCs w:val="20"/>
        </w:rPr>
        <w:t>-</w:t>
      </w:r>
      <w:r w:rsidR="00D23D65">
        <w:rPr>
          <w:rFonts w:ascii="Palatino Linotype" w:hAnsi="Palatino Linotype"/>
          <w:sz w:val="20"/>
          <w:szCs w:val="20"/>
        </w:rPr>
        <w:t xml:space="preserve">based </w:t>
      </w:r>
      <w:proofErr w:type="spellStart"/>
      <w:r w:rsidR="00D23D65">
        <w:rPr>
          <w:rFonts w:ascii="Palatino Linotype" w:hAnsi="Palatino Linotype"/>
          <w:sz w:val="20"/>
          <w:szCs w:val="20"/>
        </w:rPr>
        <w:t>GoogleNet</w:t>
      </w:r>
      <w:proofErr w:type="spellEnd"/>
      <w:r w:rsidRPr="005612E2">
        <w:rPr>
          <w:rFonts w:ascii="Palatino Linotype" w:hAnsi="Palatino Linotype"/>
          <w:sz w:val="20"/>
          <w:szCs w:val="20"/>
        </w:rPr>
        <w:t>. The CNN empl</w:t>
      </w:r>
      <w:r w:rsidR="006C42E3">
        <w:rPr>
          <w:rFonts w:ascii="Palatino Linotype" w:hAnsi="Palatino Linotype"/>
          <w:sz w:val="20"/>
          <w:szCs w:val="20"/>
        </w:rPr>
        <w:t>oying residual layers</w:t>
      </w:r>
      <w:r w:rsidR="006B1F3E">
        <w:rPr>
          <w:rFonts w:ascii="Palatino Linotype" w:hAnsi="Palatino Linotype"/>
          <w:sz w:val="20"/>
          <w:szCs w:val="20"/>
        </w:rPr>
        <w:t xml:space="preserve"> (ResNet-50)</w:t>
      </w:r>
      <w:r w:rsidR="006C42E3">
        <w:rPr>
          <w:rFonts w:ascii="Palatino Linotype" w:hAnsi="Palatino Linotype"/>
          <w:sz w:val="20"/>
          <w:szCs w:val="20"/>
        </w:rPr>
        <w:t xml:space="preserve"> performed relatively</w:t>
      </w:r>
      <w:r w:rsidRPr="005612E2">
        <w:rPr>
          <w:rFonts w:ascii="Palatino Linotype" w:hAnsi="Palatino Linotype"/>
          <w:sz w:val="20"/>
          <w:szCs w:val="20"/>
        </w:rPr>
        <w:t xml:space="preserve"> poorly.</w:t>
      </w:r>
      <w:r w:rsidR="006B1F3E">
        <w:rPr>
          <w:rFonts w:ascii="Palatino Linotype" w:hAnsi="Palatino Linotype"/>
          <w:sz w:val="20"/>
          <w:szCs w:val="20"/>
        </w:rPr>
        <w:t xml:space="preserve"> We also </w:t>
      </w:r>
      <w:r w:rsidR="00B21BDB">
        <w:rPr>
          <w:rFonts w:ascii="Palatino Linotype" w:hAnsi="Palatino Linotype"/>
          <w:sz w:val="20"/>
          <w:szCs w:val="20"/>
        </w:rPr>
        <w:t>evaluated</w:t>
      </w:r>
      <w:r w:rsidR="006B1F3E">
        <w:rPr>
          <w:rFonts w:ascii="Palatino Linotype" w:hAnsi="Palatino Linotype"/>
          <w:sz w:val="20"/>
          <w:szCs w:val="20"/>
        </w:rPr>
        <w:t xml:space="preserve"> ResNet-35 and </w:t>
      </w:r>
      <w:proofErr w:type="spellStart"/>
      <w:r w:rsidR="006B1F3E">
        <w:rPr>
          <w:rFonts w:ascii="Palatino Linotype" w:hAnsi="Palatino Linotype"/>
          <w:sz w:val="20"/>
          <w:szCs w:val="20"/>
        </w:rPr>
        <w:t>ResNet</w:t>
      </w:r>
      <w:proofErr w:type="spellEnd"/>
      <w:r w:rsidR="006B1F3E">
        <w:rPr>
          <w:rFonts w:ascii="Palatino Linotype" w:hAnsi="Palatino Linotype"/>
          <w:sz w:val="20"/>
          <w:szCs w:val="20"/>
        </w:rPr>
        <w:t xml:space="preserve"> 101</w:t>
      </w:r>
      <w:r w:rsidR="00B21BDB">
        <w:rPr>
          <w:rFonts w:ascii="Palatino Linotype" w:hAnsi="Palatino Linotype"/>
          <w:sz w:val="20"/>
          <w:szCs w:val="20"/>
        </w:rPr>
        <w:t xml:space="preserve"> models</w:t>
      </w:r>
      <w:r w:rsidR="006B1F3E">
        <w:rPr>
          <w:rFonts w:ascii="Palatino Linotype" w:hAnsi="Palatino Linotype"/>
          <w:sz w:val="20"/>
          <w:szCs w:val="20"/>
        </w:rPr>
        <w:t>, and obtained poorer and similar results</w:t>
      </w:r>
      <w:r w:rsidR="00CE0107">
        <w:rPr>
          <w:rFonts w:ascii="Palatino Linotype" w:hAnsi="Palatino Linotype"/>
          <w:sz w:val="20"/>
          <w:szCs w:val="20"/>
        </w:rPr>
        <w:t>,</w:t>
      </w:r>
      <w:r w:rsidR="006B1F3E">
        <w:rPr>
          <w:rFonts w:ascii="Palatino Linotype" w:hAnsi="Palatino Linotype"/>
          <w:sz w:val="20"/>
          <w:szCs w:val="20"/>
        </w:rPr>
        <w:t xml:space="preserve"> respectively.</w:t>
      </w:r>
      <w:r w:rsidRPr="005612E2">
        <w:rPr>
          <w:rFonts w:ascii="Palatino Linotype" w:hAnsi="Palatino Linotype"/>
          <w:sz w:val="20"/>
          <w:szCs w:val="20"/>
        </w:rPr>
        <w:t xml:space="preserve"> </w:t>
      </w:r>
      <w:r w:rsidRPr="005612E2">
        <w:rPr>
          <w:rFonts w:ascii="Palatino Linotype" w:hAnsi="Palatino Linotype"/>
          <w:sz w:val="20"/>
          <w:szCs w:val="20"/>
        </w:rPr>
        <w:lastRenderedPageBreak/>
        <w:t>However, the top performing CNNs for image recognition</w:t>
      </w:r>
      <w:r w:rsidR="006B1F3E">
        <w:rPr>
          <w:rFonts w:ascii="Palatino Linotype" w:hAnsi="Palatino Linotype"/>
          <w:sz w:val="20"/>
          <w:szCs w:val="20"/>
        </w:rPr>
        <w:t xml:space="preserve"> presently</w:t>
      </w:r>
      <w:r w:rsidRPr="005612E2">
        <w:rPr>
          <w:rFonts w:ascii="Palatino Linotype" w:hAnsi="Palatino Linotype"/>
          <w:sz w:val="20"/>
          <w:szCs w:val="20"/>
        </w:rPr>
        <w:t xml:space="preserve"> make use of </w:t>
      </w:r>
      <w:r w:rsidR="006B1F3E">
        <w:rPr>
          <w:rFonts w:ascii="Palatino Linotype" w:hAnsi="Palatino Linotype"/>
          <w:sz w:val="20"/>
          <w:szCs w:val="20"/>
        </w:rPr>
        <w:t>layers which combine residual and inception elements</w:t>
      </w:r>
      <w:r w:rsidR="0037269A">
        <w:rPr>
          <w:rFonts w:ascii="Palatino Linotype" w:hAnsi="Palatino Linotype"/>
          <w:sz w:val="20"/>
          <w:szCs w:val="20"/>
        </w:rPr>
        <w:t xml:space="preserve"> </w:t>
      </w:r>
      <w:r w:rsidR="001455C2">
        <w:rPr>
          <w:rFonts w:ascii="Palatino Linotype" w:hAnsi="Palatino Linotype"/>
          <w:sz w:val="20"/>
          <w:szCs w:val="20"/>
        </w:rPr>
        <w:t>[4</w:t>
      </w:r>
      <w:r w:rsidR="00BE6F42">
        <w:rPr>
          <w:rFonts w:ascii="Palatino Linotype" w:hAnsi="Palatino Linotype"/>
          <w:sz w:val="20"/>
          <w:szCs w:val="20"/>
        </w:rPr>
        <w:t>5</w:t>
      </w:r>
      <w:r w:rsidR="001455C2">
        <w:rPr>
          <w:rFonts w:ascii="Palatino Linotype" w:hAnsi="Palatino Linotype"/>
          <w:sz w:val="20"/>
          <w:szCs w:val="20"/>
        </w:rPr>
        <w:t>]</w:t>
      </w:r>
      <w:r w:rsidR="006B1F3E">
        <w:rPr>
          <w:rFonts w:ascii="Palatino Linotype" w:hAnsi="Palatino Linotype"/>
          <w:sz w:val="20"/>
          <w:szCs w:val="20"/>
        </w:rPr>
        <w:t>; i</w:t>
      </w:r>
      <w:r w:rsidRPr="005612E2">
        <w:rPr>
          <w:rFonts w:ascii="Palatino Linotype" w:hAnsi="Palatino Linotype"/>
          <w:sz w:val="20"/>
          <w:szCs w:val="20"/>
        </w:rPr>
        <w:t>t is possible that such a model may outperform those tested here.</w:t>
      </w:r>
    </w:p>
    <w:p w14:paraId="31FC7515" w14:textId="30970AE4" w:rsidR="007A5B7D" w:rsidRPr="007A5B7D" w:rsidRDefault="007A5B7D" w:rsidP="00847818">
      <w:pPr>
        <w:ind w:firstLine="420"/>
        <w:rPr>
          <w:rFonts w:ascii="Palatino Linotype" w:hAnsi="Palatino Linotype"/>
          <w:sz w:val="20"/>
          <w:szCs w:val="20"/>
        </w:rPr>
      </w:pPr>
      <w:ins w:id="376" w:author="Elias Ayrey" w:date="2018-03-08T16:57:00Z">
        <w:r>
          <w:rPr>
            <w:rFonts w:ascii="Palatino Linotype" w:hAnsi="Palatino Linotype"/>
            <w:sz w:val="20"/>
            <w:szCs w:val="20"/>
          </w:rPr>
          <w:t xml:space="preserve">In general the </w:t>
        </w:r>
        <w:r>
          <w:rPr>
            <w:rFonts w:ascii="Palatino Linotype" w:hAnsi="Palatino Linotype"/>
            <w:sz w:val="20"/>
            <w:szCs w:val="20"/>
          </w:rPr>
          <w:t>RF-THM</w:t>
        </w:r>
        <w:r>
          <w:rPr>
            <w:rFonts w:ascii="Palatino Linotype" w:hAnsi="Palatino Linotype"/>
            <w:sz w:val="20"/>
            <w:szCs w:val="20"/>
          </w:rPr>
          <w:t xml:space="preserve"> models outperformed the </w:t>
        </w:r>
        <w:r>
          <w:rPr>
            <w:rFonts w:ascii="Palatino Linotype" w:hAnsi="Palatino Linotype"/>
            <w:sz w:val="20"/>
            <w:szCs w:val="20"/>
          </w:rPr>
          <w:t>LMM-THM models</w:t>
        </w:r>
        <w:r>
          <w:rPr>
            <w:rFonts w:ascii="Palatino Linotype" w:hAnsi="Palatino Linotype"/>
            <w:sz w:val="20"/>
            <w:szCs w:val="20"/>
          </w:rPr>
          <w:t xml:space="preserve">. </w:t>
        </w:r>
      </w:ins>
      <w:ins w:id="377" w:author="Elias Ayrey" w:date="2018-03-08T16:58:00Z">
        <w:r>
          <w:rPr>
            <w:rFonts w:ascii="Palatino Linotype" w:hAnsi="Palatino Linotype"/>
            <w:sz w:val="20"/>
            <w:szCs w:val="20"/>
          </w:rPr>
          <w:t>Random forest</w:t>
        </w:r>
      </w:ins>
      <w:ins w:id="378" w:author="Elias Ayrey" w:date="2018-03-08T17:05:00Z">
        <w:r w:rsidR="007963D6">
          <w:rPr>
            <w:rFonts w:ascii="Palatino Linotype" w:hAnsi="Palatino Linotype"/>
            <w:sz w:val="20"/>
            <w:szCs w:val="20"/>
          </w:rPr>
          <w:t xml:space="preserve"> models</w:t>
        </w:r>
      </w:ins>
      <w:ins w:id="379" w:author="Elias Ayrey" w:date="2018-03-08T16:58:00Z">
        <w:r>
          <w:rPr>
            <w:rFonts w:ascii="Palatino Linotype" w:hAnsi="Palatino Linotype"/>
            <w:sz w:val="20"/>
            <w:szCs w:val="20"/>
          </w:rPr>
          <w:t xml:space="preserve"> resulted in lower </w:t>
        </w:r>
      </w:ins>
      <w:ins w:id="380" w:author="Elias Ayrey" w:date="2018-03-08T16:57:00Z">
        <w:r>
          <w:rPr>
            <w:rFonts w:ascii="Palatino Linotype" w:hAnsi="Palatino Linotype"/>
            <w:sz w:val="20"/>
            <w:szCs w:val="20"/>
          </w:rPr>
          <w:t xml:space="preserve">RMSE and </w:t>
        </w:r>
      </w:ins>
      <w:ins w:id="381" w:author="Elias Ayrey" w:date="2018-03-08T16:59:00Z">
        <w:r>
          <w:rPr>
            <w:rFonts w:ascii="Palatino Linotype" w:hAnsi="Palatino Linotype"/>
            <w:sz w:val="20"/>
            <w:szCs w:val="20"/>
          </w:rPr>
          <w:t xml:space="preserve">greater </w:t>
        </w:r>
      </w:ins>
      <w:ins w:id="382" w:author="Elias Ayrey" w:date="2018-03-08T16:57:00Z">
        <w:r>
          <w:rPr>
            <w:rFonts w:ascii="Palatino Linotype" w:hAnsi="Palatino Linotype"/>
            <w:sz w:val="20"/>
            <w:szCs w:val="20"/>
          </w:rPr>
          <w:t xml:space="preserve">explained variance in terms of </w:t>
        </w:r>
      </w:ins>
      <w:ins w:id="383" w:author="Elias Ayrey" w:date="2018-03-08T16:58:00Z">
        <w:r>
          <w:rPr>
            <w:rFonts w:ascii="Palatino Linotype" w:hAnsi="Palatino Linotype"/>
            <w:sz w:val="20"/>
            <w:szCs w:val="20"/>
          </w:rPr>
          <w:t>pseudo</w:t>
        </w:r>
      </w:ins>
      <w:ins w:id="384" w:author="Elias Ayrey" w:date="2018-03-08T16:57:00Z">
        <w:r>
          <w:rPr>
            <w:rFonts w:ascii="Palatino Linotype" w:hAnsi="Palatino Linotype"/>
            <w:sz w:val="20"/>
            <w:szCs w:val="20"/>
          </w:rPr>
          <w:t>-R</w:t>
        </w:r>
      </w:ins>
      <w:ins w:id="385" w:author="Elias Ayrey" w:date="2018-03-08T16:58:00Z">
        <w:r>
          <w:rPr>
            <w:rFonts w:ascii="Palatino Linotype" w:hAnsi="Palatino Linotype"/>
            <w:sz w:val="20"/>
            <w:szCs w:val="20"/>
            <w:vertAlign w:val="superscript"/>
          </w:rPr>
          <w:t>2</w:t>
        </w:r>
        <w:r>
          <w:rPr>
            <w:rFonts w:ascii="Palatino Linotype" w:hAnsi="Palatino Linotype"/>
            <w:sz w:val="20"/>
            <w:szCs w:val="20"/>
          </w:rPr>
          <w:t>. The linear mixed models often had slightly</w:t>
        </w:r>
      </w:ins>
      <w:ins w:id="386" w:author="Elias Ayrey" w:date="2018-03-08T16:59:00Z">
        <w:r>
          <w:rPr>
            <w:rFonts w:ascii="Palatino Linotype" w:hAnsi="Palatino Linotype"/>
            <w:sz w:val="20"/>
            <w:szCs w:val="20"/>
          </w:rPr>
          <w:t xml:space="preserve"> absolute</w:t>
        </w:r>
      </w:ins>
      <w:ins w:id="387" w:author="Elias Ayrey" w:date="2018-03-08T16:58:00Z">
        <w:r>
          <w:rPr>
            <w:rFonts w:ascii="Palatino Linotype" w:hAnsi="Palatino Linotype"/>
            <w:sz w:val="20"/>
            <w:szCs w:val="20"/>
          </w:rPr>
          <w:t xml:space="preserve"> lower bias</w:t>
        </w:r>
      </w:ins>
      <w:ins w:id="388" w:author="Elias Ayrey" w:date="2018-03-08T16:59:00Z">
        <w:r>
          <w:rPr>
            <w:rFonts w:ascii="Palatino Linotype" w:hAnsi="Palatino Linotype"/>
            <w:sz w:val="20"/>
            <w:szCs w:val="20"/>
          </w:rPr>
          <w:t>ed than the random forest models</w:t>
        </w:r>
      </w:ins>
      <w:ins w:id="389" w:author="Elias Ayrey" w:date="2018-03-08T16:58:00Z">
        <w:r>
          <w:rPr>
            <w:rFonts w:ascii="Palatino Linotype" w:hAnsi="Palatino Linotype"/>
            <w:sz w:val="20"/>
            <w:szCs w:val="20"/>
          </w:rPr>
          <w:t>, but th</w:t>
        </w:r>
      </w:ins>
      <w:ins w:id="390" w:author="Elias Ayrey" w:date="2018-03-08T17:00:00Z">
        <w:r>
          <w:rPr>
            <w:rFonts w:ascii="Palatino Linotype" w:hAnsi="Palatino Linotype"/>
            <w:sz w:val="20"/>
            <w:szCs w:val="20"/>
          </w:rPr>
          <w:t xml:space="preserve">is benefit was at times negated by greater bias in </w:t>
        </w:r>
        <w:r w:rsidR="007963D6">
          <w:rPr>
            <w:rFonts w:ascii="Palatino Linotype" w:hAnsi="Palatino Linotype"/>
            <w:sz w:val="20"/>
            <w:szCs w:val="20"/>
          </w:rPr>
          <w:t>plots representing extremes. These finding match those of others who have likewise concluded that random forest perform</w:t>
        </w:r>
      </w:ins>
      <w:ins w:id="391" w:author="Elias Ayrey" w:date="2018-03-08T17:01:00Z">
        <w:r w:rsidR="007963D6">
          <w:rPr>
            <w:rFonts w:ascii="Palatino Linotype" w:hAnsi="Palatino Linotype"/>
            <w:sz w:val="20"/>
            <w:szCs w:val="20"/>
          </w:rPr>
          <w:t>s</w:t>
        </w:r>
      </w:ins>
      <w:ins w:id="392" w:author="Elias Ayrey" w:date="2018-03-08T17:00:00Z">
        <w:r w:rsidR="007963D6">
          <w:rPr>
            <w:rFonts w:ascii="Palatino Linotype" w:hAnsi="Palatino Linotype"/>
            <w:sz w:val="20"/>
            <w:szCs w:val="20"/>
          </w:rPr>
          <w:t xml:space="preserve"> equal to or better than linear modelling for LiDAR inventories [</w:t>
        </w:r>
      </w:ins>
      <w:r w:rsidR="00BE6F42">
        <w:rPr>
          <w:rFonts w:ascii="Palatino Linotype" w:hAnsi="Palatino Linotype"/>
          <w:sz w:val="20"/>
          <w:szCs w:val="20"/>
        </w:rPr>
        <w:t>8, 60</w:t>
      </w:r>
      <w:ins w:id="393" w:author="Elias Ayrey" w:date="2018-03-08T17:00:00Z">
        <w:r w:rsidR="007963D6">
          <w:rPr>
            <w:rFonts w:ascii="Palatino Linotype" w:hAnsi="Palatino Linotype"/>
            <w:sz w:val="20"/>
            <w:szCs w:val="20"/>
          </w:rPr>
          <w:t>].</w:t>
        </w:r>
      </w:ins>
    </w:p>
    <w:p w14:paraId="0C28F1A6" w14:textId="53B75309" w:rsidR="006D6AC8" w:rsidRDefault="00847818" w:rsidP="00847818">
      <w:pPr>
        <w:rPr>
          <w:rFonts w:ascii="Palatino Linotype" w:hAnsi="Palatino Linotype"/>
          <w:sz w:val="20"/>
          <w:szCs w:val="20"/>
        </w:rPr>
      </w:pPr>
      <w:r w:rsidRPr="005612E2">
        <w:rPr>
          <w:rFonts w:ascii="Palatino Linotype" w:hAnsi="Palatino Linotype"/>
          <w:sz w:val="20"/>
          <w:szCs w:val="20"/>
        </w:rPr>
        <w:tab/>
        <w:t xml:space="preserve">Performance of the CNNs relative to the </w:t>
      </w:r>
      <w:ins w:id="394" w:author="Elias Ayrey" w:date="2018-03-08T17:02:00Z">
        <w:r w:rsidR="007963D6">
          <w:rPr>
            <w:rFonts w:ascii="Palatino Linotype" w:hAnsi="Palatino Linotype"/>
            <w:sz w:val="20"/>
            <w:szCs w:val="20"/>
          </w:rPr>
          <w:t>THM based</w:t>
        </w:r>
      </w:ins>
      <w:ins w:id="395" w:author="Elias Ayrey" w:date="2018-03-08T16:55:00Z">
        <w:r w:rsidR="007A5B7D">
          <w:rPr>
            <w:rFonts w:ascii="Palatino Linotype" w:hAnsi="Palatino Linotype"/>
            <w:sz w:val="20"/>
            <w:szCs w:val="20"/>
          </w:rPr>
          <w:t xml:space="preserve"> models</w:t>
        </w:r>
      </w:ins>
      <w:r w:rsidRPr="005612E2">
        <w:rPr>
          <w:rFonts w:ascii="Palatino Linotype" w:hAnsi="Palatino Linotype"/>
          <w:sz w:val="20"/>
          <w:szCs w:val="20"/>
        </w:rPr>
        <w:t xml:space="preserve"> varied by the forest attribute</w:t>
      </w:r>
      <w:r w:rsidR="006B1F3E">
        <w:rPr>
          <w:rFonts w:ascii="Palatino Linotype" w:hAnsi="Palatino Linotype"/>
          <w:sz w:val="20"/>
          <w:szCs w:val="20"/>
        </w:rPr>
        <w:t xml:space="preserve"> being predicted</w:t>
      </w:r>
      <w:r w:rsidR="006D6AC8">
        <w:rPr>
          <w:rFonts w:ascii="Palatino Linotype" w:hAnsi="Palatino Linotype"/>
          <w:sz w:val="20"/>
          <w:szCs w:val="20"/>
        </w:rPr>
        <w:t>, though in every instance the CNNs produced</w:t>
      </w:r>
      <w:ins w:id="396" w:author="Elias Ayrey" w:date="2018-03-05T11:42:00Z">
        <w:r w:rsidR="00E1587B">
          <w:rPr>
            <w:rFonts w:ascii="Palatino Linotype" w:hAnsi="Palatino Linotype"/>
            <w:sz w:val="20"/>
            <w:szCs w:val="20"/>
          </w:rPr>
          <w:t xml:space="preserve"> a lower RMSE</w:t>
        </w:r>
      </w:ins>
      <w:r w:rsidRPr="005612E2">
        <w:rPr>
          <w:rFonts w:ascii="Palatino Linotype" w:hAnsi="Palatino Linotype"/>
          <w:sz w:val="20"/>
          <w:szCs w:val="20"/>
        </w:rPr>
        <w:t>.</w:t>
      </w:r>
      <w:ins w:id="397" w:author="Elias Ayrey" w:date="2018-03-08T17:06:00Z">
        <w:r w:rsidR="007963D6">
          <w:rPr>
            <w:rFonts w:ascii="Palatino Linotype" w:hAnsi="Palatino Linotype"/>
            <w:sz w:val="20"/>
            <w:szCs w:val="20"/>
          </w:rPr>
          <w:t xml:space="preserve"> In modelling biomass and percent </w:t>
        </w:r>
        <w:proofErr w:type="spellStart"/>
        <w:r w:rsidR="007963D6">
          <w:rPr>
            <w:rFonts w:ascii="Palatino Linotype" w:hAnsi="Palatino Linotype"/>
            <w:sz w:val="20"/>
            <w:szCs w:val="20"/>
          </w:rPr>
          <w:t>needleleaf</w:t>
        </w:r>
        <w:proofErr w:type="spellEnd"/>
        <w:r w:rsidR="007963D6">
          <w:rPr>
            <w:rFonts w:ascii="Palatino Linotype" w:hAnsi="Palatino Linotype"/>
            <w:sz w:val="20"/>
            <w:szCs w:val="20"/>
          </w:rPr>
          <w:t xml:space="preserve">, the CNNs </w:t>
        </w:r>
      </w:ins>
      <w:ins w:id="398" w:author="Elias Ayrey" w:date="2018-03-08T17:07:00Z">
        <w:r w:rsidR="007963D6">
          <w:rPr>
            <w:rFonts w:ascii="Palatino Linotype" w:hAnsi="Palatino Linotype"/>
            <w:sz w:val="20"/>
            <w:szCs w:val="20"/>
          </w:rPr>
          <w:t>performed equal to or better than THM based models in terms of bias.</w:t>
        </w:r>
      </w:ins>
      <w:r w:rsidRPr="005612E2">
        <w:rPr>
          <w:rFonts w:ascii="Palatino Linotype" w:hAnsi="Palatino Linotype"/>
          <w:sz w:val="20"/>
          <w:szCs w:val="20"/>
        </w:rPr>
        <w:t xml:space="preserve"> </w:t>
      </w:r>
      <w:r w:rsidR="006D6AC8">
        <w:rPr>
          <w:rFonts w:ascii="Palatino Linotype" w:hAnsi="Palatino Linotype"/>
          <w:sz w:val="20"/>
          <w:szCs w:val="20"/>
        </w:rPr>
        <w:t xml:space="preserve">The tree count </w:t>
      </w:r>
      <w:r w:rsidR="006E222F">
        <w:rPr>
          <w:rFonts w:ascii="Palatino Linotype" w:hAnsi="Palatino Linotype"/>
          <w:sz w:val="20"/>
          <w:szCs w:val="20"/>
        </w:rPr>
        <w:t>CNN</w:t>
      </w:r>
      <w:r w:rsidR="006D6AC8">
        <w:rPr>
          <w:rFonts w:ascii="Palatino Linotype" w:hAnsi="Palatino Linotype"/>
          <w:sz w:val="20"/>
          <w:szCs w:val="20"/>
        </w:rPr>
        <w:t xml:space="preserve"> resulted in slightly more bias than </w:t>
      </w:r>
      <w:ins w:id="399" w:author="Elias Ayrey" w:date="2018-03-08T17:02:00Z">
        <w:r w:rsidR="007963D6">
          <w:rPr>
            <w:rFonts w:ascii="Palatino Linotype" w:hAnsi="Palatino Linotype"/>
            <w:sz w:val="20"/>
            <w:szCs w:val="20"/>
          </w:rPr>
          <w:t>both the THM</w:t>
        </w:r>
      </w:ins>
      <w:ins w:id="400" w:author="Elias Ayrey" w:date="2018-03-08T16:56:00Z">
        <w:r w:rsidR="007A5B7D">
          <w:rPr>
            <w:rFonts w:ascii="Palatino Linotype" w:hAnsi="Palatino Linotype"/>
            <w:sz w:val="20"/>
            <w:szCs w:val="20"/>
          </w:rPr>
          <w:t xml:space="preserve"> models</w:t>
        </w:r>
      </w:ins>
      <w:r w:rsidR="006D6AC8">
        <w:rPr>
          <w:rFonts w:ascii="Palatino Linotype" w:hAnsi="Palatino Linotype"/>
          <w:sz w:val="20"/>
          <w:szCs w:val="20"/>
        </w:rPr>
        <w:t xml:space="preserve">, however in </w:t>
      </w:r>
      <w:r w:rsidR="006E222F">
        <w:rPr>
          <w:rFonts w:ascii="Palatino Linotype" w:hAnsi="Palatino Linotype"/>
          <w:sz w:val="20"/>
          <w:szCs w:val="20"/>
        </w:rPr>
        <w:t>practical</w:t>
      </w:r>
      <w:r w:rsidR="006D6AC8">
        <w:rPr>
          <w:rFonts w:ascii="Palatino Linotype" w:hAnsi="Palatino Linotype"/>
          <w:sz w:val="20"/>
          <w:szCs w:val="20"/>
        </w:rPr>
        <w:t xml:space="preserve"> terms</w:t>
      </w:r>
      <w:r w:rsidR="006C42E3">
        <w:rPr>
          <w:rFonts w:ascii="Palatino Linotype" w:hAnsi="Palatino Linotype"/>
          <w:sz w:val="20"/>
          <w:szCs w:val="20"/>
        </w:rPr>
        <w:t xml:space="preserve"> this</w:t>
      </w:r>
      <w:r w:rsidR="006D6AC8">
        <w:rPr>
          <w:rFonts w:ascii="Palatino Linotype" w:hAnsi="Palatino Linotype"/>
          <w:sz w:val="20"/>
          <w:szCs w:val="20"/>
        </w:rPr>
        <w:t xml:space="preserve"> bias was minimal</w:t>
      </w:r>
      <w:ins w:id="401" w:author="Elias Ayrey" w:date="2018-03-08T16:56:00Z">
        <w:r w:rsidR="007A5B7D">
          <w:rPr>
            <w:rFonts w:ascii="Palatino Linotype" w:hAnsi="Palatino Linotype"/>
            <w:sz w:val="20"/>
            <w:szCs w:val="20"/>
          </w:rPr>
          <w:t>, and both the THM based models appeared to underestimate tree count</w:t>
        </w:r>
      </w:ins>
      <w:ins w:id="402" w:author="Elias Ayrey" w:date="2018-03-08T17:08:00Z">
        <w:r w:rsidR="007963D6">
          <w:rPr>
            <w:rFonts w:ascii="Palatino Linotype" w:hAnsi="Palatino Linotype"/>
            <w:sz w:val="20"/>
            <w:szCs w:val="20"/>
          </w:rPr>
          <w:t xml:space="preserve"> to a greater extent</w:t>
        </w:r>
      </w:ins>
      <w:ins w:id="403" w:author="Elias Ayrey" w:date="2018-03-08T16:56:00Z">
        <w:r w:rsidR="007A5B7D">
          <w:rPr>
            <w:rFonts w:ascii="Palatino Linotype" w:hAnsi="Palatino Linotype"/>
            <w:sz w:val="20"/>
            <w:szCs w:val="20"/>
          </w:rPr>
          <w:t xml:space="preserve"> in plots with greater numbers of trees</w:t>
        </w:r>
      </w:ins>
      <w:r w:rsidR="006D6AC8">
        <w:rPr>
          <w:rFonts w:ascii="Palatino Linotype" w:hAnsi="Palatino Linotype"/>
          <w:sz w:val="20"/>
          <w:szCs w:val="20"/>
        </w:rPr>
        <w:t xml:space="preserve">. </w:t>
      </w:r>
    </w:p>
    <w:p w14:paraId="794371A8" w14:textId="01752ADE" w:rsidR="00847818" w:rsidRPr="005612E2" w:rsidRDefault="006D6AC8" w:rsidP="006D6AC8">
      <w:pPr>
        <w:ind w:firstLine="420"/>
        <w:rPr>
          <w:rFonts w:ascii="Palatino Linotype" w:hAnsi="Palatino Linotype"/>
          <w:sz w:val="20"/>
          <w:szCs w:val="20"/>
        </w:rPr>
      </w:pPr>
      <w:r>
        <w:rPr>
          <w:rFonts w:ascii="Palatino Linotype" w:hAnsi="Palatino Linotype"/>
          <w:sz w:val="20"/>
          <w:szCs w:val="20"/>
        </w:rPr>
        <w:t>We note that</w:t>
      </w:r>
      <w:r w:rsidR="00847818" w:rsidRPr="005612E2">
        <w:rPr>
          <w:rFonts w:ascii="Palatino Linotype" w:hAnsi="Palatino Linotype"/>
          <w:sz w:val="20"/>
          <w:szCs w:val="20"/>
        </w:rPr>
        <w:t xml:space="preserve"> </w:t>
      </w:r>
      <w:r w:rsidR="00B21BDB">
        <w:rPr>
          <w:rFonts w:ascii="Palatino Linotype" w:hAnsi="Palatino Linotype"/>
          <w:sz w:val="20"/>
          <w:szCs w:val="20"/>
        </w:rPr>
        <w:t xml:space="preserve">the </w:t>
      </w:r>
      <w:r w:rsidR="00847818" w:rsidRPr="005612E2">
        <w:rPr>
          <w:rFonts w:ascii="Palatino Linotype" w:hAnsi="Palatino Linotype"/>
          <w:sz w:val="20"/>
          <w:szCs w:val="20"/>
        </w:rPr>
        <w:t>greatest performance gains</w:t>
      </w:r>
      <w:r w:rsidR="0037269A">
        <w:rPr>
          <w:rFonts w:ascii="Palatino Linotype" w:hAnsi="Palatino Linotype"/>
          <w:sz w:val="20"/>
          <w:szCs w:val="20"/>
        </w:rPr>
        <w:t xml:space="preserve"> of</w:t>
      </w:r>
      <w:r w:rsidR="00847818" w:rsidRPr="005612E2">
        <w:rPr>
          <w:rFonts w:ascii="Palatino Linotype" w:hAnsi="Palatino Linotype"/>
          <w:sz w:val="20"/>
          <w:szCs w:val="20"/>
        </w:rPr>
        <w:t xml:space="preserve"> </w:t>
      </w:r>
      <w:r w:rsidR="00773BAF">
        <w:rPr>
          <w:rFonts w:ascii="Palatino Linotype" w:hAnsi="Palatino Linotype"/>
          <w:sz w:val="20"/>
          <w:szCs w:val="20"/>
        </w:rPr>
        <w:t xml:space="preserve">using CNNs over the </w:t>
      </w:r>
      <w:ins w:id="404" w:author="Elias Ayrey" w:date="2018-03-08T16:56:00Z">
        <w:r w:rsidR="007A5B7D">
          <w:rPr>
            <w:rFonts w:ascii="Palatino Linotype" w:hAnsi="Palatino Linotype"/>
            <w:sz w:val="20"/>
            <w:szCs w:val="20"/>
          </w:rPr>
          <w:t>THM</w:t>
        </w:r>
      </w:ins>
      <w:ins w:id="405" w:author="Elias Ayrey" w:date="2018-03-08T17:08:00Z">
        <w:r w:rsidR="007963D6">
          <w:rPr>
            <w:rFonts w:ascii="Palatino Linotype" w:hAnsi="Palatino Linotype"/>
            <w:sz w:val="20"/>
            <w:szCs w:val="20"/>
          </w:rPr>
          <w:t xml:space="preserve"> based</w:t>
        </w:r>
      </w:ins>
      <w:r w:rsidR="00773BAF">
        <w:rPr>
          <w:rFonts w:ascii="Palatino Linotype" w:hAnsi="Palatino Linotype"/>
          <w:sz w:val="20"/>
          <w:szCs w:val="20"/>
        </w:rPr>
        <w:t xml:space="preserve"> model</w:t>
      </w:r>
      <w:ins w:id="406" w:author="Elias Ayrey" w:date="2018-03-08T16:56:00Z">
        <w:r w:rsidR="007A5B7D">
          <w:rPr>
            <w:rFonts w:ascii="Palatino Linotype" w:hAnsi="Palatino Linotype"/>
            <w:sz w:val="20"/>
            <w:szCs w:val="20"/>
          </w:rPr>
          <w:t>s</w:t>
        </w:r>
      </w:ins>
      <w:r w:rsidR="00773BAF">
        <w:rPr>
          <w:rFonts w:ascii="Palatino Linotype" w:hAnsi="Palatino Linotype"/>
          <w:sz w:val="20"/>
          <w:szCs w:val="20"/>
        </w:rPr>
        <w:t xml:space="preserve"> </w:t>
      </w:r>
      <w:ins w:id="407" w:author="Elias Ayrey" w:date="2018-03-08T17:08:00Z">
        <w:r w:rsidR="007963D6">
          <w:rPr>
            <w:rFonts w:ascii="Palatino Linotype" w:hAnsi="Palatino Linotype"/>
            <w:sz w:val="20"/>
            <w:szCs w:val="20"/>
          </w:rPr>
          <w:t xml:space="preserve">in terms of RMSE and explained variance </w:t>
        </w:r>
      </w:ins>
      <w:r w:rsidR="00847818" w:rsidRPr="005612E2">
        <w:rPr>
          <w:rFonts w:ascii="Palatino Linotype" w:hAnsi="Palatino Linotype"/>
          <w:sz w:val="20"/>
          <w:szCs w:val="20"/>
        </w:rPr>
        <w:t xml:space="preserve">were </w:t>
      </w:r>
      <w:r w:rsidR="00773BAF">
        <w:rPr>
          <w:rFonts w:ascii="Palatino Linotype" w:hAnsi="Palatino Linotype"/>
          <w:sz w:val="20"/>
          <w:szCs w:val="20"/>
        </w:rPr>
        <w:t>achieved when estimating</w:t>
      </w:r>
      <w:r w:rsidR="00847818" w:rsidRPr="005612E2">
        <w:rPr>
          <w:rFonts w:ascii="Palatino Linotype" w:hAnsi="Palatino Linotype"/>
          <w:sz w:val="20"/>
          <w:szCs w:val="20"/>
        </w:rPr>
        <w:t xml:space="preserve"> biomass</w:t>
      </w:r>
      <w:r>
        <w:rPr>
          <w:rFonts w:ascii="Palatino Linotype" w:hAnsi="Palatino Linotype"/>
          <w:sz w:val="20"/>
          <w:szCs w:val="20"/>
        </w:rPr>
        <w:t>. However, it should also be</w:t>
      </w:r>
      <w:r w:rsidR="00847818" w:rsidRPr="005612E2">
        <w:rPr>
          <w:rFonts w:ascii="Palatino Linotype" w:hAnsi="Palatino Linotype"/>
          <w:sz w:val="20"/>
          <w:szCs w:val="20"/>
        </w:rPr>
        <w:t xml:space="preserve"> noted that we also spent a greater amount of time and effort modelling biomass</w:t>
      </w:r>
      <w:r>
        <w:rPr>
          <w:rFonts w:ascii="Palatino Linotype" w:hAnsi="Palatino Linotype"/>
          <w:sz w:val="20"/>
          <w:szCs w:val="20"/>
        </w:rPr>
        <w:t>, as it was the attribute</w:t>
      </w:r>
      <w:r w:rsidR="006C42E3">
        <w:rPr>
          <w:rFonts w:ascii="Palatino Linotype" w:hAnsi="Palatino Linotype"/>
          <w:sz w:val="20"/>
          <w:szCs w:val="20"/>
        </w:rPr>
        <w:t xml:space="preserve"> used to decide</w:t>
      </w:r>
      <w:r>
        <w:rPr>
          <w:rFonts w:ascii="Palatino Linotype" w:hAnsi="Palatino Linotype"/>
          <w:sz w:val="20"/>
          <w:szCs w:val="20"/>
        </w:rPr>
        <w:t xml:space="preserve"> upon a model architecture</w:t>
      </w:r>
      <w:r w:rsidR="00847818" w:rsidRPr="005612E2">
        <w:rPr>
          <w:rFonts w:ascii="Palatino Linotype" w:hAnsi="Palatino Linotype"/>
          <w:sz w:val="20"/>
          <w:szCs w:val="20"/>
        </w:rPr>
        <w:t xml:space="preserve">. Neural networks offer modelers a great number of </w:t>
      </w:r>
      <w:r w:rsidR="006B2F25">
        <w:rPr>
          <w:rFonts w:ascii="Palatino Linotype" w:hAnsi="Palatino Linotype"/>
          <w:sz w:val="20"/>
          <w:szCs w:val="20"/>
        </w:rPr>
        <w:t xml:space="preserve">user-specified </w:t>
      </w:r>
      <w:r w:rsidR="00847818" w:rsidRPr="005612E2">
        <w:rPr>
          <w:rFonts w:ascii="Palatino Linotype" w:hAnsi="Palatino Linotype"/>
          <w:sz w:val="20"/>
          <w:szCs w:val="20"/>
        </w:rPr>
        <w:t>hyperparameters and architecture decisions. We believe that model performance was at least somewhat related to the amount of time spen</w:t>
      </w:r>
      <w:r w:rsidR="00773BAF">
        <w:rPr>
          <w:rFonts w:ascii="Palatino Linotype" w:hAnsi="Palatino Linotype"/>
          <w:sz w:val="20"/>
          <w:szCs w:val="20"/>
        </w:rPr>
        <w:t>t</w:t>
      </w:r>
      <w:r w:rsidR="00847818" w:rsidRPr="005612E2">
        <w:rPr>
          <w:rFonts w:ascii="Palatino Linotype" w:hAnsi="Palatino Linotype"/>
          <w:sz w:val="20"/>
          <w:szCs w:val="20"/>
        </w:rPr>
        <w:t xml:space="preserve"> manually fine-tuning these during training. This </w:t>
      </w:r>
      <w:r w:rsidR="00D769ED">
        <w:rPr>
          <w:rFonts w:ascii="Palatino Linotype" w:hAnsi="Palatino Linotype"/>
          <w:sz w:val="20"/>
          <w:szCs w:val="20"/>
        </w:rPr>
        <w:t xml:space="preserve">usually </w:t>
      </w:r>
      <w:r w:rsidR="00847818" w:rsidRPr="005612E2">
        <w:rPr>
          <w:rFonts w:ascii="Palatino Linotype" w:hAnsi="Palatino Linotype"/>
          <w:sz w:val="20"/>
          <w:szCs w:val="20"/>
        </w:rPr>
        <w:t>amounts to more</w:t>
      </w:r>
      <w:r w:rsidR="00EE7E39">
        <w:rPr>
          <w:rFonts w:ascii="Palatino Linotype" w:hAnsi="Palatino Linotype"/>
          <w:sz w:val="20"/>
          <w:szCs w:val="20"/>
        </w:rPr>
        <w:t>-</w:t>
      </w:r>
      <w:r w:rsidR="00847818" w:rsidRPr="005612E2">
        <w:rPr>
          <w:rFonts w:ascii="Palatino Linotype" w:hAnsi="Palatino Linotype"/>
          <w:sz w:val="20"/>
          <w:szCs w:val="20"/>
        </w:rPr>
        <w:t>or</w:t>
      </w:r>
      <w:r w:rsidR="00EE7E39">
        <w:rPr>
          <w:rFonts w:ascii="Palatino Linotype" w:hAnsi="Palatino Linotype"/>
          <w:sz w:val="20"/>
          <w:szCs w:val="20"/>
        </w:rPr>
        <w:t>-</w:t>
      </w:r>
      <w:r w:rsidR="00847818" w:rsidRPr="005612E2">
        <w:rPr>
          <w:rFonts w:ascii="Palatino Linotype" w:hAnsi="Palatino Linotype"/>
          <w:sz w:val="20"/>
          <w:szCs w:val="20"/>
        </w:rPr>
        <w:t xml:space="preserve">less a game of </w:t>
      </w:r>
      <w:r w:rsidR="00716B57">
        <w:rPr>
          <w:rFonts w:ascii="Palatino Linotype" w:hAnsi="Palatino Linotype"/>
          <w:sz w:val="20"/>
          <w:szCs w:val="20"/>
        </w:rPr>
        <w:t>trial and error</w:t>
      </w:r>
      <w:r w:rsidR="00847818" w:rsidRPr="005612E2">
        <w:rPr>
          <w:rFonts w:ascii="Palatino Linotype" w:hAnsi="Palatino Linotype"/>
          <w:sz w:val="20"/>
          <w:szCs w:val="20"/>
        </w:rPr>
        <w:t>, made harder given the lengthy time it takes to train these models.</w:t>
      </w:r>
      <w:r w:rsidR="00D769ED">
        <w:rPr>
          <w:rFonts w:ascii="Palatino Linotype" w:hAnsi="Palatino Linotype"/>
          <w:sz w:val="20"/>
          <w:szCs w:val="20"/>
        </w:rPr>
        <w:t xml:space="preserve"> Some studies have automated this process through random searches or more sophisticated means of optimization </w:t>
      </w:r>
      <w:r w:rsidR="001455C2">
        <w:rPr>
          <w:rFonts w:ascii="Palatino Linotype" w:hAnsi="Palatino Linotype"/>
          <w:sz w:val="20"/>
          <w:szCs w:val="20"/>
        </w:rPr>
        <w:t>[</w:t>
      </w:r>
      <w:r w:rsidR="00084D24">
        <w:rPr>
          <w:rFonts w:ascii="Palatino Linotype" w:hAnsi="Palatino Linotype"/>
          <w:sz w:val="20"/>
          <w:szCs w:val="20"/>
        </w:rPr>
        <w:t>62</w:t>
      </w:r>
      <w:r w:rsidR="001455C2">
        <w:rPr>
          <w:rFonts w:ascii="Palatino Linotype" w:hAnsi="Palatino Linotype"/>
          <w:sz w:val="20"/>
          <w:szCs w:val="20"/>
        </w:rPr>
        <w:t>]</w:t>
      </w:r>
      <w:r w:rsidR="00D769ED">
        <w:rPr>
          <w:rFonts w:ascii="Palatino Linotype" w:hAnsi="Palatino Linotype"/>
          <w:sz w:val="20"/>
          <w:szCs w:val="20"/>
        </w:rPr>
        <w:t>.</w:t>
      </w:r>
    </w:p>
    <w:p w14:paraId="2B6C2D46" w14:textId="7EDFE32C" w:rsidR="00847818" w:rsidRPr="005612E2" w:rsidRDefault="00847818" w:rsidP="00847818">
      <w:pPr>
        <w:rPr>
          <w:rFonts w:ascii="Palatino Linotype" w:hAnsi="Palatino Linotype"/>
          <w:sz w:val="20"/>
          <w:szCs w:val="20"/>
        </w:rPr>
      </w:pPr>
      <w:r w:rsidRPr="005612E2">
        <w:rPr>
          <w:rFonts w:ascii="Palatino Linotype" w:hAnsi="Palatino Linotype"/>
          <w:sz w:val="20"/>
          <w:szCs w:val="20"/>
        </w:rPr>
        <w:tab/>
        <w:t xml:space="preserve">Many </w:t>
      </w:r>
      <w:r w:rsidR="000B607F">
        <w:rPr>
          <w:rFonts w:ascii="Palatino Linotype" w:hAnsi="Palatino Linotype"/>
          <w:sz w:val="20"/>
          <w:szCs w:val="20"/>
        </w:rPr>
        <w:t>in the literature have noted</w:t>
      </w:r>
      <w:r w:rsidRPr="005612E2">
        <w:rPr>
          <w:rFonts w:ascii="Palatino Linotype" w:hAnsi="Palatino Linotype"/>
          <w:sz w:val="20"/>
          <w:szCs w:val="20"/>
        </w:rPr>
        <w:t xml:space="preserve"> that CNNs require a very large quantity of training data to achieve optimal performance</w:t>
      </w:r>
      <w:r w:rsidR="00673B7D">
        <w:rPr>
          <w:rFonts w:ascii="Palatino Linotype" w:hAnsi="Palatino Linotype"/>
          <w:sz w:val="20"/>
          <w:szCs w:val="20"/>
        </w:rPr>
        <w:t xml:space="preserve"> </w:t>
      </w:r>
      <w:r w:rsidR="001455C2">
        <w:rPr>
          <w:rFonts w:ascii="Palatino Linotype" w:hAnsi="Palatino Linotype"/>
          <w:sz w:val="20"/>
          <w:szCs w:val="20"/>
        </w:rPr>
        <w:t>[</w:t>
      </w:r>
      <w:r w:rsidR="00084D24">
        <w:rPr>
          <w:rFonts w:ascii="Palatino Linotype" w:hAnsi="Palatino Linotype"/>
          <w:sz w:val="20"/>
          <w:szCs w:val="20"/>
        </w:rPr>
        <w:t>63</w:t>
      </w:r>
      <w:r w:rsidR="001455C2">
        <w:rPr>
          <w:rFonts w:ascii="Palatino Linotype" w:hAnsi="Palatino Linotype"/>
          <w:sz w:val="20"/>
          <w:szCs w:val="20"/>
        </w:rPr>
        <w:t>, 2</w:t>
      </w:r>
      <w:r w:rsidR="00084D24">
        <w:rPr>
          <w:rFonts w:ascii="Palatino Linotype" w:hAnsi="Palatino Linotype"/>
          <w:sz w:val="20"/>
          <w:szCs w:val="20"/>
        </w:rPr>
        <w:t>8</w:t>
      </w:r>
      <w:r w:rsidR="001455C2">
        <w:rPr>
          <w:rFonts w:ascii="Palatino Linotype" w:hAnsi="Palatino Linotype"/>
          <w:sz w:val="20"/>
          <w:szCs w:val="20"/>
        </w:rPr>
        <w:t>]</w:t>
      </w:r>
      <w:r w:rsidRPr="005612E2">
        <w:rPr>
          <w:rFonts w:ascii="Palatino Linotype" w:hAnsi="Palatino Linotype"/>
          <w:sz w:val="20"/>
          <w:szCs w:val="20"/>
        </w:rPr>
        <w:t xml:space="preserve">. This will likely relegate the use of CNNs to </w:t>
      </w:r>
      <w:r w:rsidR="00773BAF">
        <w:rPr>
          <w:rFonts w:ascii="Palatino Linotype" w:hAnsi="Palatino Linotype"/>
          <w:sz w:val="20"/>
          <w:szCs w:val="20"/>
        </w:rPr>
        <w:t xml:space="preserve">only those </w:t>
      </w:r>
      <w:r w:rsidRPr="005612E2">
        <w:rPr>
          <w:rFonts w:ascii="Palatino Linotype" w:hAnsi="Palatino Linotype"/>
          <w:sz w:val="20"/>
          <w:szCs w:val="20"/>
        </w:rPr>
        <w:t>instances in which multiple forest inventories are combined</w:t>
      </w:r>
      <w:r w:rsidR="00773BAF">
        <w:rPr>
          <w:rFonts w:ascii="Palatino Linotype" w:hAnsi="Palatino Linotype"/>
          <w:sz w:val="20"/>
          <w:szCs w:val="20"/>
        </w:rPr>
        <w:t>,</w:t>
      </w:r>
      <w:r w:rsidRPr="005612E2">
        <w:rPr>
          <w:rFonts w:ascii="Palatino Linotype" w:hAnsi="Palatino Linotype"/>
          <w:sz w:val="20"/>
          <w:szCs w:val="20"/>
        </w:rPr>
        <w:t xml:space="preserve"> as was the case here, or </w:t>
      </w:r>
      <w:r w:rsidR="006B1F3E">
        <w:rPr>
          <w:rFonts w:ascii="Palatino Linotype" w:hAnsi="Palatino Linotype"/>
          <w:sz w:val="20"/>
          <w:szCs w:val="20"/>
        </w:rPr>
        <w:t>when a</w:t>
      </w:r>
      <w:r w:rsidRPr="005612E2">
        <w:rPr>
          <w:rFonts w:ascii="Palatino Linotype" w:hAnsi="Palatino Linotype"/>
          <w:sz w:val="20"/>
          <w:szCs w:val="20"/>
        </w:rPr>
        <w:t xml:space="preserve"> </w:t>
      </w:r>
      <w:r w:rsidR="00773BAF">
        <w:rPr>
          <w:rFonts w:ascii="Palatino Linotype" w:hAnsi="Palatino Linotype"/>
          <w:sz w:val="20"/>
          <w:szCs w:val="20"/>
        </w:rPr>
        <w:t xml:space="preserve">large </w:t>
      </w:r>
      <w:r w:rsidRPr="005612E2">
        <w:rPr>
          <w:rFonts w:ascii="Palatino Linotype" w:hAnsi="Palatino Linotype"/>
          <w:sz w:val="20"/>
          <w:szCs w:val="20"/>
        </w:rPr>
        <w:t xml:space="preserve">national forest inventory </w:t>
      </w:r>
      <w:r w:rsidR="00773BAF">
        <w:rPr>
          <w:rFonts w:ascii="Palatino Linotype" w:hAnsi="Palatino Linotype"/>
          <w:sz w:val="20"/>
          <w:szCs w:val="20"/>
        </w:rPr>
        <w:t xml:space="preserve">dataset is </w:t>
      </w:r>
      <w:r w:rsidRPr="005612E2">
        <w:rPr>
          <w:rFonts w:ascii="Palatino Linotype" w:hAnsi="Palatino Linotype"/>
          <w:sz w:val="20"/>
          <w:szCs w:val="20"/>
        </w:rPr>
        <w:t>used. We did however demonstrate here that the number of plots used to train these models can be artificially inflated through the collection of coincident remote sensing data. This mirrors results found by other studies</w:t>
      </w:r>
      <w:r w:rsidR="008F0535">
        <w:rPr>
          <w:rFonts w:ascii="Palatino Linotype" w:hAnsi="Palatino Linotype"/>
          <w:sz w:val="20"/>
          <w:szCs w:val="20"/>
        </w:rPr>
        <w:t xml:space="preserve"> </w:t>
      </w:r>
      <w:r w:rsidR="001455C2">
        <w:rPr>
          <w:rFonts w:ascii="Palatino Linotype" w:hAnsi="Palatino Linotype"/>
          <w:sz w:val="20"/>
          <w:szCs w:val="20"/>
        </w:rPr>
        <w:t>[</w:t>
      </w:r>
      <w:r w:rsidR="00084D24">
        <w:rPr>
          <w:rFonts w:ascii="Palatino Linotype" w:hAnsi="Palatino Linotype"/>
          <w:sz w:val="20"/>
          <w:szCs w:val="20"/>
        </w:rPr>
        <w:t>64, 65</w:t>
      </w:r>
      <w:r w:rsidR="001455C2">
        <w:rPr>
          <w:rFonts w:ascii="Palatino Linotype" w:hAnsi="Palatino Linotype"/>
          <w:sz w:val="20"/>
          <w:szCs w:val="20"/>
        </w:rPr>
        <w:t>]</w:t>
      </w:r>
      <w:r w:rsidR="008F0535">
        <w:rPr>
          <w:rFonts w:ascii="Palatino Linotype" w:hAnsi="Palatino Linotype"/>
          <w:sz w:val="20"/>
          <w:szCs w:val="20"/>
        </w:rPr>
        <w:t xml:space="preserve">, </w:t>
      </w:r>
      <w:r w:rsidRPr="005612E2">
        <w:rPr>
          <w:rFonts w:ascii="Palatino Linotype" w:hAnsi="Palatino Linotype"/>
          <w:sz w:val="20"/>
          <w:szCs w:val="20"/>
        </w:rPr>
        <w:t>in which dataset size was increased via transformations and the inclusion of many images rapidly taken of the same object. Several studies have also achieved good results by generating artificial training data</w:t>
      </w:r>
      <w:r w:rsidR="002F0665">
        <w:rPr>
          <w:rFonts w:ascii="Palatino Linotype" w:hAnsi="Palatino Linotype"/>
          <w:sz w:val="20"/>
          <w:szCs w:val="20"/>
        </w:rPr>
        <w:t xml:space="preserve"> </w:t>
      </w:r>
      <w:r w:rsidR="001455C2">
        <w:rPr>
          <w:rFonts w:ascii="Palatino Linotype" w:hAnsi="Palatino Linotype"/>
          <w:sz w:val="20"/>
          <w:szCs w:val="20"/>
        </w:rPr>
        <w:t>[</w:t>
      </w:r>
      <w:r w:rsidR="00084D24">
        <w:rPr>
          <w:rFonts w:ascii="Palatino Linotype" w:hAnsi="Palatino Linotype"/>
          <w:sz w:val="20"/>
          <w:szCs w:val="20"/>
        </w:rPr>
        <w:t>66</w:t>
      </w:r>
      <w:r w:rsidR="001455C2">
        <w:rPr>
          <w:rFonts w:ascii="Palatino Linotype" w:hAnsi="Palatino Linotype"/>
          <w:sz w:val="20"/>
          <w:szCs w:val="20"/>
        </w:rPr>
        <w:t xml:space="preserve">, </w:t>
      </w:r>
      <w:r w:rsidR="00084D24">
        <w:rPr>
          <w:rFonts w:ascii="Palatino Linotype" w:hAnsi="Palatino Linotype"/>
          <w:sz w:val="20"/>
          <w:szCs w:val="20"/>
        </w:rPr>
        <w:t>67</w:t>
      </w:r>
      <w:r w:rsidR="001455C2">
        <w:rPr>
          <w:rFonts w:ascii="Palatino Linotype" w:hAnsi="Palatino Linotype"/>
          <w:sz w:val="20"/>
          <w:szCs w:val="20"/>
        </w:rPr>
        <w:t>]</w:t>
      </w:r>
      <w:r w:rsidR="002F0665">
        <w:rPr>
          <w:rFonts w:ascii="Palatino Linotype" w:hAnsi="Palatino Linotype"/>
          <w:sz w:val="20"/>
          <w:szCs w:val="20"/>
        </w:rPr>
        <w:t>,</w:t>
      </w:r>
      <w:r w:rsidRPr="005612E2">
        <w:rPr>
          <w:rFonts w:ascii="Palatino Linotype" w:hAnsi="Palatino Linotype"/>
          <w:sz w:val="20"/>
          <w:szCs w:val="20"/>
        </w:rPr>
        <w:t xml:space="preserve"> and we believe that it may be possible to do the same with LiDAR. </w:t>
      </w:r>
      <w:r w:rsidR="00AF47CF">
        <w:rPr>
          <w:rFonts w:ascii="Palatino Linotype" w:hAnsi="Palatino Linotype"/>
          <w:sz w:val="20"/>
          <w:szCs w:val="20"/>
        </w:rPr>
        <w:t>For example,</w:t>
      </w:r>
      <w:r w:rsidRPr="005612E2">
        <w:rPr>
          <w:rFonts w:ascii="Palatino Linotype" w:hAnsi="Palatino Linotype"/>
          <w:sz w:val="20"/>
          <w:szCs w:val="20"/>
        </w:rPr>
        <w:t xml:space="preserve"> artificial plots </w:t>
      </w:r>
      <w:r w:rsidR="00AF47CF">
        <w:rPr>
          <w:rFonts w:ascii="Palatino Linotype" w:hAnsi="Palatino Linotype"/>
          <w:sz w:val="20"/>
          <w:szCs w:val="20"/>
        </w:rPr>
        <w:t xml:space="preserve">could be generated </w:t>
      </w:r>
      <w:r w:rsidRPr="005612E2">
        <w:rPr>
          <w:rFonts w:ascii="Palatino Linotype" w:hAnsi="Palatino Linotype"/>
          <w:sz w:val="20"/>
          <w:szCs w:val="20"/>
        </w:rPr>
        <w:t xml:space="preserve">by combining pieces of other plots, individual tree crowns, or crowns derived from </w:t>
      </w:r>
      <w:proofErr w:type="spellStart"/>
      <w:r w:rsidR="002F0665">
        <w:rPr>
          <w:rFonts w:ascii="Palatino Linotype" w:hAnsi="Palatino Linotype"/>
          <w:sz w:val="20"/>
          <w:szCs w:val="20"/>
        </w:rPr>
        <w:t>allometry</w:t>
      </w:r>
      <w:proofErr w:type="spellEnd"/>
      <w:r w:rsidR="002F0665">
        <w:rPr>
          <w:rFonts w:ascii="Palatino Linotype" w:hAnsi="Palatino Linotype"/>
          <w:sz w:val="20"/>
          <w:szCs w:val="20"/>
        </w:rPr>
        <w:t xml:space="preserve"> or forest </w:t>
      </w:r>
      <w:r w:rsidR="005A5AAA">
        <w:rPr>
          <w:rFonts w:ascii="Palatino Linotype" w:hAnsi="Palatino Linotype"/>
          <w:sz w:val="20"/>
          <w:szCs w:val="20"/>
        </w:rPr>
        <w:t>modeling</w:t>
      </w:r>
      <w:r w:rsidR="001455C2">
        <w:rPr>
          <w:rFonts w:ascii="Palatino Linotype" w:hAnsi="Palatino Linotype"/>
          <w:sz w:val="20"/>
          <w:szCs w:val="20"/>
        </w:rPr>
        <w:t xml:space="preserve"> [</w:t>
      </w:r>
      <w:r w:rsidR="00084D24">
        <w:rPr>
          <w:rFonts w:ascii="Palatino Linotype" w:hAnsi="Palatino Linotype"/>
          <w:sz w:val="20"/>
          <w:szCs w:val="20"/>
        </w:rPr>
        <w:t>68</w:t>
      </w:r>
      <w:r w:rsidR="005A5AAA">
        <w:rPr>
          <w:rFonts w:ascii="Palatino Linotype" w:hAnsi="Palatino Linotype"/>
          <w:sz w:val="20"/>
          <w:szCs w:val="20"/>
        </w:rPr>
        <w:t>]</w:t>
      </w:r>
      <w:r w:rsidRPr="005612E2">
        <w:rPr>
          <w:rFonts w:ascii="Palatino Linotype" w:hAnsi="Palatino Linotype"/>
          <w:sz w:val="20"/>
          <w:szCs w:val="20"/>
        </w:rPr>
        <w:t>.</w:t>
      </w:r>
    </w:p>
    <w:p w14:paraId="34AC968A" w14:textId="0CA7B545" w:rsidR="00571291" w:rsidRDefault="00847818" w:rsidP="00571291">
      <w:pPr>
        <w:ind w:firstLine="720"/>
        <w:rPr>
          <w:rFonts w:ascii="Palatino Linotype" w:hAnsi="Palatino Linotype"/>
          <w:sz w:val="20"/>
          <w:szCs w:val="20"/>
        </w:rPr>
      </w:pPr>
      <w:r w:rsidRPr="005612E2">
        <w:rPr>
          <w:rFonts w:ascii="Palatino Linotype" w:hAnsi="Palatino Linotype"/>
          <w:sz w:val="20"/>
          <w:szCs w:val="20"/>
        </w:rPr>
        <w:t xml:space="preserve">In terms of computational performance, we made no formal effort to assess the time it took to train each </w:t>
      </w:r>
      <w:ins w:id="408" w:author="Elias Ayrey" w:date="2018-03-08T17:04:00Z">
        <w:r w:rsidR="007963D6">
          <w:rPr>
            <w:rFonts w:ascii="Palatino Linotype" w:hAnsi="Palatino Linotype"/>
            <w:sz w:val="20"/>
            <w:szCs w:val="20"/>
          </w:rPr>
          <w:t>model</w:t>
        </w:r>
      </w:ins>
      <w:r w:rsidR="00B03B24">
        <w:rPr>
          <w:rFonts w:ascii="Palatino Linotype" w:hAnsi="Palatino Linotype"/>
          <w:sz w:val="20"/>
          <w:szCs w:val="20"/>
        </w:rPr>
        <w:t xml:space="preserve"> included in this study</w:t>
      </w:r>
      <w:r w:rsidRPr="005612E2">
        <w:rPr>
          <w:rFonts w:ascii="Palatino Linotype" w:hAnsi="Palatino Linotype"/>
          <w:sz w:val="20"/>
          <w:szCs w:val="20"/>
        </w:rPr>
        <w:t>. We did note</w:t>
      </w:r>
      <w:r w:rsidR="00B03B24">
        <w:rPr>
          <w:rFonts w:ascii="Palatino Linotype" w:hAnsi="Palatino Linotype"/>
          <w:sz w:val="20"/>
          <w:szCs w:val="20"/>
        </w:rPr>
        <w:t>,</w:t>
      </w:r>
      <w:r w:rsidRPr="005612E2">
        <w:rPr>
          <w:rFonts w:ascii="Palatino Linotype" w:hAnsi="Palatino Linotype"/>
          <w:sz w:val="20"/>
          <w:szCs w:val="20"/>
        </w:rPr>
        <w:t xml:space="preserve"> however, that training the </w:t>
      </w:r>
      <w:r w:rsidR="002F0665">
        <w:rPr>
          <w:rFonts w:ascii="Palatino Linotype" w:hAnsi="Palatino Linotype"/>
          <w:sz w:val="20"/>
          <w:szCs w:val="20"/>
        </w:rPr>
        <w:t>more complex</w:t>
      </w:r>
      <w:r w:rsidRPr="005612E2">
        <w:rPr>
          <w:rFonts w:ascii="Palatino Linotype" w:hAnsi="Palatino Linotype"/>
          <w:sz w:val="20"/>
          <w:szCs w:val="20"/>
        </w:rPr>
        <w:t xml:space="preserve"> models (such as Inception V3 and Resnet-50), could </w:t>
      </w:r>
      <w:r w:rsidR="006B1F3E">
        <w:rPr>
          <w:rFonts w:ascii="Palatino Linotype" w:hAnsi="Palatino Linotype"/>
          <w:sz w:val="20"/>
          <w:szCs w:val="20"/>
        </w:rPr>
        <w:t xml:space="preserve">take </w:t>
      </w:r>
      <w:ins w:id="409" w:author="Elias Ayrey" w:date="2018-03-07T11:37:00Z">
        <w:r w:rsidR="008674BA">
          <w:rPr>
            <w:rFonts w:ascii="Palatino Linotype" w:hAnsi="Palatino Linotype"/>
            <w:sz w:val="20"/>
            <w:szCs w:val="20"/>
          </w:rPr>
          <w:t>one or more days</w:t>
        </w:r>
      </w:ins>
      <w:r w:rsidRPr="005612E2">
        <w:rPr>
          <w:rFonts w:ascii="Palatino Linotype" w:hAnsi="Palatino Linotype"/>
          <w:sz w:val="20"/>
          <w:szCs w:val="20"/>
        </w:rPr>
        <w:t xml:space="preserve"> using GPU acceleration with a</w:t>
      </w:r>
      <w:r w:rsidR="00716B57">
        <w:rPr>
          <w:rFonts w:ascii="Palatino Linotype" w:hAnsi="Palatino Linotype"/>
          <w:sz w:val="20"/>
          <w:szCs w:val="20"/>
        </w:rPr>
        <w:t>n</w:t>
      </w:r>
      <w:r w:rsidRPr="005612E2">
        <w:rPr>
          <w:rFonts w:ascii="Palatino Linotype" w:hAnsi="Palatino Linotype"/>
          <w:sz w:val="20"/>
          <w:szCs w:val="20"/>
        </w:rPr>
        <w:t xml:space="preserve"> </w:t>
      </w:r>
      <w:proofErr w:type="spellStart"/>
      <w:r w:rsidRPr="005612E2">
        <w:rPr>
          <w:rFonts w:ascii="Palatino Linotype" w:hAnsi="Palatino Linotype"/>
          <w:sz w:val="20"/>
          <w:szCs w:val="20"/>
        </w:rPr>
        <w:t>Nvidia</w:t>
      </w:r>
      <w:proofErr w:type="spellEnd"/>
      <w:r w:rsidRPr="005612E2">
        <w:rPr>
          <w:rFonts w:ascii="Palatino Linotype" w:hAnsi="Palatino Linotype"/>
          <w:sz w:val="20"/>
          <w:szCs w:val="20"/>
        </w:rPr>
        <w:t xml:space="preserve"> Tesla k80. </w:t>
      </w:r>
      <w:r w:rsidR="0017321A">
        <w:rPr>
          <w:rFonts w:ascii="Palatino Linotype" w:hAnsi="Palatino Linotype"/>
          <w:sz w:val="20"/>
          <w:szCs w:val="20"/>
        </w:rPr>
        <w:t>As settling</w:t>
      </w:r>
      <w:r w:rsidRPr="005612E2">
        <w:rPr>
          <w:rFonts w:ascii="Palatino Linotype" w:hAnsi="Palatino Linotype"/>
          <w:sz w:val="20"/>
          <w:szCs w:val="20"/>
        </w:rPr>
        <w:t xml:space="preserve"> upon the optimal model architecture and hyperparameters will likely take many attempts, the modelling process may take days or weeks. </w:t>
      </w:r>
      <w:r w:rsidR="0017321A">
        <w:rPr>
          <w:rFonts w:ascii="Palatino Linotype" w:hAnsi="Palatino Linotype"/>
          <w:sz w:val="20"/>
          <w:szCs w:val="20"/>
        </w:rPr>
        <w:t xml:space="preserve">A process called </w:t>
      </w:r>
      <w:r w:rsidR="006B288D">
        <w:rPr>
          <w:rFonts w:ascii="Palatino Linotype" w:hAnsi="Palatino Linotype"/>
          <w:sz w:val="20"/>
          <w:szCs w:val="20"/>
        </w:rPr>
        <w:t>“</w:t>
      </w:r>
      <w:r w:rsidR="0017321A">
        <w:rPr>
          <w:rFonts w:ascii="Palatino Linotype" w:hAnsi="Palatino Linotype"/>
          <w:sz w:val="20"/>
          <w:szCs w:val="20"/>
        </w:rPr>
        <w:t>warm starting</w:t>
      </w:r>
      <w:r w:rsidR="006B288D">
        <w:rPr>
          <w:rFonts w:ascii="Palatino Linotype" w:hAnsi="Palatino Linotype"/>
          <w:sz w:val="20"/>
          <w:szCs w:val="20"/>
        </w:rPr>
        <w:t>”</w:t>
      </w:r>
      <w:r w:rsidR="0017321A">
        <w:rPr>
          <w:rFonts w:ascii="Palatino Linotype" w:hAnsi="Palatino Linotype"/>
          <w:sz w:val="20"/>
          <w:szCs w:val="20"/>
        </w:rPr>
        <w:t xml:space="preserve"> may offer future modelers a potential solution by allowing them to reuse some or all parameters of a pre-trained 3D CNN</w:t>
      </w:r>
      <w:r w:rsidR="008D2D23">
        <w:rPr>
          <w:rFonts w:ascii="Palatino Linotype" w:hAnsi="Palatino Linotype"/>
          <w:sz w:val="20"/>
          <w:szCs w:val="20"/>
        </w:rPr>
        <w:t xml:space="preserve"> </w:t>
      </w:r>
      <w:r w:rsidR="00084D24">
        <w:rPr>
          <w:rFonts w:ascii="Palatino Linotype" w:hAnsi="Palatino Linotype"/>
          <w:sz w:val="20"/>
          <w:szCs w:val="20"/>
        </w:rPr>
        <w:t>[69</w:t>
      </w:r>
      <w:r w:rsidR="005A5AAA">
        <w:rPr>
          <w:rFonts w:ascii="Palatino Linotype" w:hAnsi="Palatino Linotype"/>
          <w:sz w:val="20"/>
          <w:szCs w:val="20"/>
        </w:rPr>
        <w:t>]</w:t>
      </w:r>
      <w:r w:rsidR="0017321A">
        <w:rPr>
          <w:rFonts w:ascii="Palatino Linotype" w:hAnsi="Palatino Linotype"/>
          <w:sz w:val="20"/>
          <w:szCs w:val="20"/>
        </w:rPr>
        <w:t>.</w:t>
      </w:r>
      <w:r w:rsidRPr="005612E2">
        <w:rPr>
          <w:rFonts w:ascii="Palatino Linotype" w:hAnsi="Palatino Linotype"/>
          <w:sz w:val="20"/>
          <w:szCs w:val="20"/>
        </w:rPr>
        <w:t xml:space="preserve"> We would also note that once the models were </w:t>
      </w:r>
      <w:r w:rsidRPr="005612E2">
        <w:rPr>
          <w:rFonts w:ascii="Palatino Linotype" w:hAnsi="Palatino Linotype"/>
          <w:sz w:val="20"/>
          <w:szCs w:val="20"/>
        </w:rPr>
        <w:lastRenderedPageBreak/>
        <w:t>trained</w:t>
      </w:r>
      <w:r w:rsidR="00B03B24">
        <w:rPr>
          <w:rFonts w:ascii="Palatino Linotype" w:hAnsi="Palatino Linotype"/>
          <w:sz w:val="20"/>
          <w:szCs w:val="20"/>
        </w:rPr>
        <w:t>,</w:t>
      </w:r>
      <w:r w:rsidRPr="005612E2">
        <w:rPr>
          <w:rFonts w:ascii="Palatino Linotype" w:hAnsi="Palatino Linotype"/>
          <w:sz w:val="20"/>
          <w:szCs w:val="20"/>
        </w:rPr>
        <w:t xml:space="preserve"> predictions could be made very rapidly at a landscape level</w:t>
      </w:r>
      <w:r w:rsidR="008D2D23">
        <w:rPr>
          <w:rFonts w:ascii="Palatino Linotype" w:hAnsi="Palatino Linotype"/>
          <w:sz w:val="20"/>
          <w:szCs w:val="20"/>
        </w:rPr>
        <w:t>,</w:t>
      </w:r>
      <w:r w:rsidRPr="005612E2">
        <w:rPr>
          <w:rFonts w:ascii="Palatino Linotype" w:hAnsi="Palatino Linotype"/>
          <w:sz w:val="20"/>
          <w:szCs w:val="20"/>
        </w:rPr>
        <w:t xml:space="preserve"> </w:t>
      </w:r>
      <w:r w:rsidR="008D2D23">
        <w:rPr>
          <w:rFonts w:ascii="Palatino Linotype" w:hAnsi="Palatino Linotype"/>
          <w:sz w:val="20"/>
          <w:szCs w:val="20"/>
        </w:rPr>
        <w:t xml:space="preserve">perhaps offsetting the </w:t>
      </w:r>
      <w:r w:rsidR="006B288D">
        <w:rPr>
          <w:rFonts w:ascii="Palatino Linotype" w:hAnsi="Palatino Linotype"/>
          <w:sz w:val="20"/>
          <w:szCs w:val="20"/>
        </w:rPr>
        <w:t xml:space="preserve">initial </w:t>
      </w:r>
      <w:r w:rsidR="00B03B24">
        <w:rPr>
          <w:rFonts w:ascii="Palatino Linotype" w:hAnsi="Palatino Linotype"/>
          <w:sz w:val="20"/>
          <w:szCs w:val="20"/>
        </w:rPr>
        <w:t xml:space="preserve">cost in </w:t>
      </w:r>
      <w:r w:rsidR="006B288D">
        <w:rPr>
          <w:rFonts w:ascii="Palatino Linotype" w:hAnsi="Palatino Linotype"/>
          <w:sz w:val="20"/>
          <w:szCs w:val="20"/>
        </w:rPr>
        <w:t>training time</w:t>
      </w:r>
      <w:r w:rsidRPr="005612E2">
        <w:rPr>
          <w:rFonts w:ascii="Palatino Linotype" w:hAnsi="Palatino Linotype"/>
          <w:sz w:val="20"/>
          <w:szCs w:val="20"/>
        </w:rPr>
        <w:t>.</w:t>
      </w:r>
      <w:r w:rsidR="00571291" w:rsidRPr="00571291">
        <w:rPr>
          <w:rFonts w:ascii="Palatino Linotype" w:hAnsi="Palatino Linotype"/>
          <w:sz w:val="20"/>
          <w:szCs w:val="20"/>
        </w:rPr>
        <w:t xml:space="preserve"> </w:t>
      </w:r>
    </w:p>
    <w:p w14:paraId="438A5B4A" w14:textId="02051500" w:rsidR="00571291" w:rsidRDefault="00571291" w:rsidP="00716B57">
      <w:pPr>
        <w:ind w:firstLine="420"/>
        <w:rPr>
          <w:rFonts w:ascii="Palatino Linotype" w:hAnsi="Palatino Linotype"/>
          <w:sz w:val="20"/>
          <w:szCs w:val="20"/>
        </w:rPr>
      </w:pPr>
      <w:r>
        <w:rPr>
          <w:rFonts w:ascii="Palatino Linotype" w:hAnsi="Palatino Linotype"/>
          <w:sz w:val="20"/>
          <w:szCs w:val="20"/>
        </w:rPr>
        <w:t xml:space="preserve">Critics of deep learning have justifiably </w:t>
      </w:r>
      <w:r w:rsidR="000B607F">
        <w:rPr>
          <w:rFonts w:ascii="Palatino Linotype" w:hAnsi="Palatino Linotype"/>
          <w:sz w:val="20"/>
          <w:szCs w:val="20"/>
        </w:rPr>
        <w:t>noted</w:t>
      </w:r>
      <w:r w:rsidRPr="005612E2">
        <w:rPr>
          <w:rFonts w:ascii="Palatino Linotype" w:hAnsi="Palatino Linotype"/>
          <w:sz w:val="20"/>
          <w:szCs w:val="20"/>
        </w:rPr>
        <w:t xml:space="preserve"> that the results of </w:t>
      </w:r>
      <w:r w:rsidR="00DE0E45">
        <w:rPr>
          <w:rFonts w:ascii="Palatino Linotype" w:hAnsi="Palatino Linotype"/>
          <w:sz w:val="20"/>
          <w:szCs w:val="20"/>
        </w:rPr>
        <w:t>a CNN</w:t>
      </w:r>
      <w:r w:rsidRPr="005612E2">
        <w:rPr>
          <w:rFonts w:ascii="Palatino Linotype" w:hAnsi="Palatino Linotype"/>
          <w:sz w:val="20"/>
          <w:szCs w:val="20"/>
        </w:rPr>
        <w:t xml:space="preserve"> may be more difficult to explain given that these models lack human intuited covariates</w:t>
      </w:r>
      <w:r w:rsidR="008D2D23">
        <w:rPr>
          <w:rFonts w:ascii="Palatino Linotype" w:hAnsi="Palatino Linotype"/>
          <w:sz w:val="20"/>
          <w:szCs w:val="20"/>
        </w:rPr>
        <w:t xml:space="preserve">. </w:t>
      </w:r>
      <w:r>
        <w:rPr>
          <w:rFonts w:ascii="Palatino Linotype" w:hAnsi="Palatino Linotype"/>
          <w:sz w:val="20"/>
          <w:szCs w:val="20"/>
        </w:rPr>
        <w:t>This</w:t>
      </w:r>
      <w:r w:rsidR="00A16EFC">
        <w:rPr>
          <w:rFonts w:ascii="Palatino Linotype" w:hAnsi="Palatino Linotype"/>
          <w:sz w:val="20"/>
          <w:szCs w:val="20"/>
        </w:rPr>
        <w:t>,</w:t>
      </w:r>
      <w:r>
        <w:rPr>
          <w:rFonts w:ascii="Palatino Linotype" w:hAnsi="Palatino Linotype"/>
          <w:sz w:val="20"/>
          <w:szCs w:val="20"/>
        </w:rPr>
        <w:t xml:space="preserve"> combined with the size of the models</w:t>
      </w:r>
      <w:r w:rsidR="00AF47CF">
        <w:rPr>
          <w:rFonts w:ascii="Palatino Linotype" w:hAnsi="Palatino Linotype"/>
          <w:sz w:val="20"/>
          <w:szCs w:val="20"/>
        </w:rPr>
        <w:t>,</w:t>
      </w:r>
      <w:r>
        <w:rPr>
          <w:rFonts w:ascii="Palatino Linotype" w:hAnsi="Palatino Linotype"/>
          <w:sz w:val="20"/>
          <w:szCs w:val="20"/>
        </w:rPr>
        <w:t xml:space="preserve"> makes it nearly impossible to trace the route of data through these models and justify the result. It is possible however to visualize features identified by early layers of the model to get an understanding of the shapes and patterns being used by the model to make predictions. These visualizations are often referred to as feature maps</w:t>
      </w:r>
      <w:r w:rsidR="008D2D23">
        <w:rPr>
          <w:rFonts w:ascii="Palatino Linotype" w:hAnsi="Palatino Linotype"/>
          <w:sz w:val="20"/>
          <w:szCs w:val="20"/>
        </w:rPr>
        <w:t xml:space="preserve"> </w:t>
      </w:r>
      <w:r w:rsidR="005A5AAA">
        <w:rPr>
          <w:rFonts w:ascii="Palatino Linotype" w:hAnsi="Palatino Linotype"/>
          <w:sz w:val="20"/>
          <w:szCs w:val="20"/>
        </w:rPr>
        <w:t>[</w:t>
      </w:r>
      <w:r w:rsidR="00084D24">
        <w:rPr>
          <w:rFonts w:ascii="Palatino Linotype" w:hAnsi="Palatino Linotype"/>
          <w:sz w:val="20"/>
          <w:szCs w:val="20"/>
        </w:rPr>
        <w:t>70</w:t>
      </w:r>
      <w:r w:rsidR="005A5AAA">
        <w:rPr>
          <w:rFonts w:ascii="Palatino Linotype" w:hAnsi="Palatino Linotype"/>
          <w:sz w:val="20"/>
          <w:szCs w:val="20"/>
        </w:rPr>
        <w:t xml:space="preserve">, </w:t>
      </w:r>
      <w:r w:rsidR="00084D24">
        <w:rPr>
          <w:rFonts w:ascii="Palatino Linotype" w:hAnsi="Palatino Linotype"/>
          <w:sz w:val="20"/>
          <w:szCs w:val="20"/>
        </w:rPr>
        <w:t>71</w:t>
      </w:r>
      <w:r w:rsidR="005A5AAA">
        <w:rPr>
          <w:rFonts w:ascii="Palatino Linotype" w:hAnsi="Palatino Linotype"/>
          <w:sz w:val="20"/>
          <w:szCs w:val="20"/>
        </w:rPr>
        <w:t>]</w:t>
      </w:r>
      <w:r w:rsidR="008D2D23" w:rsidRPr="005612E2">
        <w:rPr>
          <w:rFonts w:ascii="Palatino Linotype" w:hAnsi="Palatino Linotype"/>
          <w:sz w:val="20"/>
          <w:szCs w:val="20"/>
        </w:rPr>
        <w:t>.</w:t>
      </w:r>
      <w:r w:rsidR="006C48DA">
        <w:rPr>
          <w:rFonts w:ascii="Palatino Linotype" w:hAnsi="Palatino Linotype"/>
          <w:sz w:val="20"/>
          <w:szCs w:val="20"/>
        </w:rPr>
        <w:t xml:space="preserve"> The raw values of a feature map have little biological relevance, </w:t>
      </w:r>
      <w:r w:rsidR="00AF47CF">
        <w:rPr>
          <w:rFonts w:ascii="Palatino Linotype" w:hAnsi="Palatino Linotype"/>
          <w:sz w:val="20"/>
          <w:szCs w:val="20"/>
        </w:rPr>
        <w:t xml:space="preserve">although the </w:t>
      </w:r>
      <w:r w:rsidR="006C48DA">
        <w:rPr>
          <w:rFonts w:ascii="Palatino Linotype" w:hAnsi="Palatino Linotype"/>
          <w:sz w:val="20"/>
          <w:szCs w:val="20"/>
        </w:rPr>
        <w:t xml:space="preserve">relative values </w:t>
      </w:r>
      <w:r w:rsidR="00AF47CF">
        <w:rPr>
          <w:rFonts w:ascii="Palatino Linotype" w:hAnsi="Palatino Linotype"/>
          <w:sz w:val="20"/>
          <w:szCs w:val="20"/>
        </w:rPr>
        <w:t xml:space="preserve">score </w:t>
      </w:r>
      <w:r w:rsidR="006C48DA">
        <w:rPr>
          <w:rFonts w:ascii="Palatino Linotype" w:hAnsi="Palatino Linotype"/>
          <w:sz w:val="20"/>
          <w:szCs w:val="20"/>
        </w:rPr>
        <w:t xml:space="preserve">features </w:t>
      </w:r>
      <w:r w:rsidR="00AF47CF">
        <w:rPr>
          <w:rFonts w:ascii="Palatino Linotype" w:hAnsi="Palatino Linotype"/>
          <w:sz w:val="20"/>
          <w:szCs w:val="20"/>
        </w:rPr>
        <w:t>according to their utility in</w:t>
      </w:r>
      <w:r w:rsidR="006C48DA">
        <w:rPr>
          <w:rFonts w:ascii="Palatino Linotype" w:hAnsi="Palatino Linotype"/>
          <w:sz w:val="20"/>
          <w:szCs w:val="20"/>
        </w:rPr>
        <w:t xml:space="preserve"> model </w:t>
      </w:r>
      <w:r w:rsidR="00AF47CF">
        <w:rPr>
          <w:rFonts w:ascii="Palatino Linotype" w:hAnsi="Palatino Linotype"/>
          <w:sz w:val="20"/>
          <w:szCs w:val="20"/>
        </w:rPr>
        <w:t>predictions.</w:t>
      </w:r>
      <w:r w:rsidR="006C48DA">
        <w:rPr>
          <w:rFonts w:ascii="Palatino Linotype" w:hAnsi="Palatino Linotype"/>
          <w:sz w:val="20"/>
          <w:szCs w:val="20"/>
        </w:rPr>
        <w:t xml:space="preserve"> </w:t>
      </w:r>
      <w:r w:rsidR="00AF47CF">
        <w:rPr>
          <w:rFonts w:ascii="Palatino Linotype" w:hAnsi="Palatino Linotype"/>
          <w:sz w:val="20"/>
          <w:szCs w:val="20"/>
        </w:rPr>
        <w:t>The higher relative values on a feature map highlights features that</w:t>
      </w:r>
      <w:r w:rsidR="006C48DA">
        <w:rPr>
          <w:rFonts w:ascii="Palatino Linotype" w:hAnsi="Palatino Linotype"/>
          <w:sz w:val="20"/>
          <w:szCs w:val="20"/>
        </w:rPr>
        <w:t xml:space="preserve"> are more likely to be retained by the model following an activation function.</w:t>
      </w:r>
      <w:r w:rsidR="00DE0E45">
        <w:rPr>
          <w:rFonts w:ascii="Palatino Linotype" w:hAnsi="Palatino Linotype"/>
          <w:sz w:val="20"/>
          <w:szCs w:val="20"/>
        </w:rPr>
        <w:t xml:space="preserve"> </w:t>
      </w:r>
      <w:r w:rsidR="00097C65">
        <w:rPr>
          <w:rFonts w:ascii="Palatino Linotype" w:hAnsi="Palatino Linotype"/>
          <w:sz w:val="20"/>
          <w:szCs w:val="20"/>
        </w:rPr>
        <w:t xml:space="preserve">Figure </w:t>
      </w:r>
      <w:r w:rsidR="003358D5">
        <w:rPr>
          <w:rFonts w:ascii="Palatino Linotype" w:hAnsi="Palatino Linotype"/>
          <w:sz w:val="20"/>
          <w:szCs w:val="20"/>
        </w:rPr>
        <w:t>3</w:t>
      </w:r>
      <w:r w:rsidR="00097C65">
        <w:rPr>
          <w:rFonts w:ascii="Palatino Linotype" w:hAnsi="Palatino Linotype"/>
          <w:sz w:val="20"/>
          <w:szCs w:val="20"/>
        </w:rPr>
        <w:t xml:space="preserve"> </w:t>
      </w:r>
      <w:r w:rsidR="00063694">
        <w:rPr>
          <w:rFonts w:ascii="Palatino Linotype" w:hAnsi="Palatino Linotype"/>
          <w:sz w:val="20"/>
          <w:szCs w:val="20"/>
        </w:rPr>
        <w:t>illustrates this with example</w:t>
      </w:r>
      <w:r w:rsidR="00DE0E45">
        <w:rPr>
          <w:rFonts w:ascii="Palatino Linotype" w:hAnsi="Palatino Linotype"/>
          <w:sz w:val="20"/>
          <w:szCs w:val="20"/>
        </w:rPr>
        <w:t xml:space="preserve"> feature maps </w:t>
      </w:r>
      <w:r w:rsidR="00063694">
        <w:rPr>
          <w:rFonts w:ascii="Palatino Linotype" w:hAnsi="Palatino Linotype"/>
          <w:sz w:val="20"/>
          <w:szCs w:val="20"/>
        </w:rPr>
        <w:t xml:space="preserve">generated </w:t>
      </w:r>
      <w:r w:rsidR="00DE0E45">
        <w:rPr>
          <w:rFonts w:ascii="Palatino Linotype" w:hAnsi="Palatino Linotype"/>
          <w:sz w:val="20"/>
          <w:szCs w:val="20"/>
        </w:rPr>
        <w:t>over a plot</w:t>
      </w:r>
      <w:r w:rsidR="00063694">
        <w:rPr>
          <w:rFonts w:ascii="Palatino Linotype" w:hAnsi="Palatino Linotype"/>
          <w:sz w:val="20"/>
          <w:szCs w:val="20"/>
        </w:rPr>
        <w:t>.</w:t>
      </w:r>
      <w:r w:rsidR="00DE0E45">
        <w:rPr>
          <w:rFonts w:ascii="Palatino Linotype" w:hAnsi="Palatino Linotype"/>
          <w:sz w:val="20"/>
          <w:szCs w:val="20"/>
        </w:rPr>
        <w:t xml:space="preserve"> </w:t>
      </w:r>
      <w:r w:rsidR="006C48DA">
        <w:rPr>
          <w:rFonts w:ascii="Palatino Linotype" w:hAnsi="Palatino Linotype"/>
          <w:sz w:val="20"/>
          <w:szCs w:val="20"/>
        </w:rPr>
        <w:t>We note that s</w:t>
      </w:r>
      <w:r w:rsidR="00DE0E45">
        <w:rPr>
          <w:rFonts w:ascii="Palatino Linotype" w:hAnsi="Palatino Linotype"/>
          <w:sz w:val="20"/>
          <w:szCs w:val="20"/>
        </w:rPr>
        <w:t>ome convolution</w:t>
      </w:r>
      <w:r w:rsidR="006E7376">
        <w:rPr>
          <w:rFonts w:ascii="Palatino Linotype" w:hAnsi="Palatino Linotype"/>
          <w:sz w:val="20"/>
          <w:szCs w:val="20"/>
        </w:rPr>
        <w:t xml:space="preserve"> layer</w:t>
      </w:r>
      <w:r w:rsidR="00DE0E45">
        <w:rPr>
          <w:rFonts w:ascii="Palatino Linotype" w:hAnsi="Palatino Linotype"/>
          <w:sz w:val="20"/>
          <w:szCs w:val="20"/>
        </w:rPr>
        <w:t>s appear to be identifying edges</w:t>
      </w:r>
      <w:r w:rsidR="00716B57">
        <w:rPr>
          <w:rFonts w:ascii="Palatino Linotype" w:hAnsi="Palatino Linotype"/>
          <w:sz w:val="20"/>
          <w:szCs w:val="20"/>
        </w:rPr>
        <w:t xml:space="preserve"> (Figure </w:t>
      </w:r>
      <w:r w:rsidR="003358D5">
        <w:rPr>
          <w:rFonts w:ascii="Palatino Linotype" w:hAnsi="Palatino Linotype"/>
          <w:sz w:val="20"/>
          <w:szCs w:val="20"/>
        </w:rPr>
        <w:t>3</w:t>
      </w:r>
      <w:r w:rsidR="00716B57">
        <w:rPr>
          <w:rFonts w:ascii="Palatino Linotype" w:hAnsi="Palatino Linotype"/>
          <w:sz w:val="20"/>
          <w:szCs w:val="20"/>
        </w:rPr>
        <w:t>D)</w:t>
      </w:r>
      <w:r w:rsidR="00DE0E45">
        <w:rPr>
          <w:rFonts w:ascii="Palatino Linotype" w:hAnsi="Palatino Linotype"/>
          <w:sz w:val="20"/>
          <w:szCs w:val="20"/>
        </w:rPr>
        <w:t>, whil</w:t>
      </w:r>
      <w:r w:rsidR="00063694">
        <w:rPr>
          <w:rFonts w:ascii="Palatino Linotype" w:hAnsi="Palatino Linotype"/>
          <w:sz w:val="20"/>
          <w:szCs w:val="20"/>
        </w:rPr>
        <w:t>e</w:t>
      </w:r>
      <w:r w:rsidR="00DE0E45">
        <w:rPr>
          <w:rFonts w:ascii="Palatino Linotype" w:hAnsi="Palatino Linotype"/>
          <w:sz w:val="20"/>
          <w:szCs w:val="20"/>
        </w:rPr>
        <w:t xml:space="preserve"> others appear to be identifying surfaces and possibly branches</w:t>
      </w:r>
      <w:r w:rsidR="00716B57" w:rsidRPr="00716B57">
        <w:rPr>
          <w:rFonts w:ascii="Palatino Linotype" w:hAnsi="Palatino Linotype"/>
          <w:sz w:val="20"/>
          <w:szCs w:val="20"/>
        </w:rPr>
        <w:t xml:space="preserve"> </w:t>
      </w:r>
      <w:r w:rsidR="00716B57">
        <w:rPr>
          <w:rFonts w:ascii="Palatino Linotype" w:hAnsi="Palatino Linotype"/>
          <w:sz w:val="20"/>
          <w:szCs w:val="20"/>
        </w:rPr>
        <w:t xml:space="preserve">(Figure </w:t>
      </w:r>
      <w:r w:rsidR="003358D5">
        <w:rPr>
          <w:rFonts w:ascii="Palatino Linotype" w:hAnsi="Palatino Linotype"/>
          <w:sz w:val="20"/>
          <w:szCs w:val="20"/>
        </w:rPr>
        <w:t>3</w:t>
      </w:r>
      <w:r w:rsidR="00716B57">
        <w:rPr>
          <w:rFonts w:ascii="Palatino Linotype" w:hAnsi="Palatino Linotype"/>
          <w:sz w:val="20"/>
          <w:szCs w:val="20"/>
        </w:rPr>
        <w:t>B, C)</w:t>
      </w:r>
      <w:r w:rsidR="00DE0E45">
        <w:rPr>
          <w:rFonts w:ascii="Palatino Linotype" w:hAnsi="Palatino Linotype"/>
          <w:sz w:val="20"/>
          <w:szCs w:val="20"/>
        </w:rPr>
        <w:t>.</w:t>
      </w:r>
    </w:p>
    <w:p w14:paraId="33BDDE4C" w14:textId="77777777" w:rsidR="00DE0E45" w:rsidRDefault="00DE0E45" w:rsidP="00DE0E45">
      <w:pPr>
        <w:rPr>
          <w:rFonts w:ascii="Palatino Linotype" w:hAnsi="Palatino Linotype"/>
          <w:sz w:val="20"/>
          <w:szCs w:val="20"/>
        </w:rPr>
      </w:pPr>
    </w:p>
    <w:p w14:paraId="2DDCEFC3" w14:textId="01E568D6" w:rsidR="00571291" w:rsidRDefault="00571291" w:rsidP="00DE0E45">
      <w:pPr>
        <w:rPr>
          <w:rFonts w:ascii="Palatino Linotype" w:hAnsi="Palatino Linotype"/>
          <w:sz w:val="20"/>
          <w:szCs w:val="20"/>
        </w:rPr>
      </w:pPr>
      <w:r>
        <w:rPr>
          <w:rFonts w:ascii="Palatino Linotype" w:hAnsi="Palatino Linotype"/>
          <w:noProof/>
          <w:sz w:val="20"/>
          <w:szCs w:val="20"/>
        </w:rPr>
        <w:drawing>
          <wp:inline distT="0" distB="0" distL="0" distR="0" wp14:anchorId="2895CF6B" wp14:editId="16430707">
            <wp:extent cx="5615940" cy="3195276"/>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volutions2.png"/>
                    <pic:cNvPicPr/>
                  </pic:nvPicPr>
                  <pic:blipFill>
                    <a:blip r:embed="rId10">
                      <a:extLst>
                        <a:ext uri="{28A0092B-C50C-407E-A947-70E740481C1C}">
                          <a14:useLocalDpi xmlns:a14="http://schemas.microsoft.com/office/drawing/2010/main" val="0"/>
                        </a:ext>
                      </a:extLst>
                    </a:blip>
                    <a:stretch>
                      <a:fillRect/>
                    </a:stretch>
                  </pic:blipFill>
                  <pic:spPr>
                    <a:xfrm>
                      <a:off x="0" y="0"/>
                      <a:ext cx="5615940" cy="3195276"/>
                    </a:xfrm>
                    <a:prstGeom prst="rect">
                      <a:avLst/>
                    </a:prstGeom>
                  </pic:spPr>
                </pic:pic>
              </a:graphicData>
            </a:graphic>
          </wp:inline>
        </w:drawing>
      </w:r>
    </w:p>
    <w:p w14:paraId="0FE6E96E" w14:textId="4B45C18B" w:rsidR="00571291" w:rsidRPr="00571291" w:rsidRDefault="00571291" w:rsidP="00571291">
      <w:pPr>
        <w:ind w:left="420"/>
        <w:rPr>
          <w:rFonts w:ascii="Palatino Linotype" w:hAnsi="Palatino Linotype"/>
          <w:sz w:val="18"/>
          <w:szCs w:val="18"/>
        </w:rPr>
      </w:pPr>
      <w:r w:rsidRPr="00AD72D9">
        <w:rPr>
          <w:rFonts w:ascii="Palatino Linotype" w:hAnsi="Palatino Linotype"/>
          <w:b/>
          <w:sz w:val="18"/>
          <w:szCs w:val="18"/>
        </w:rPr>
        <w:t xml:space="preserve">Figure </w:t>
      </w:r>
      <w:r w:rsidR="003358D5">
        <w:rPr>
          <w:rFonts w:ascii="Palatino Linotype" w:hAnsi="Palatino Linotype"/>
          <w:b/>
          <w:sz w:val="18"/>
          <w:szCs w:val="18"/>
        </w:rPr>
        <w:t>3</w:t>
      </w:r>
      <w:r w:rsidRPr="00AD72D9">
        <w:rPr>
          <w:rFonts w:ascii="Palatino Linotype" w:hAnsi="Palatino Linotype"/>
          <w:b/>
          <w:sz w:val="18"/>
          <w:szCs w:val="18"/>
        </w:rPr>
        <w:t>.</w:t>
      </w:r>
      <w:r>
        <w:rPr>
          <w:rFonts w:ascii="Palatino Linotype" w:hAnsi="Palatino Linotype"/>
          <w:sz w:val="18"/>
          <w:szCs w:val="18"/>
        </w:rPr>
        <w:t xml:space="preserve"> (</w:t>
      </w:r>
      <w:r>
        <w:rPr>
          <w:rFonts w:ascii="Palatino Linotype" w:hAnsi="Palatino Linotype"/>
          <w:b/>
          <w:sz w:val="18"/>
          <w:szCs w:val="18"/>
        </w:rPr>
        <w:t xml:space="preserve">A) </w:t>
      </w:r>
      <w:r>
        <w:rPr>
          <w:rFonts w:ascii="Palatino Linotype" w:hAnsi="Palatino Linotype"/>
          <w:sz w:val="18"/>
          <w:szCs w:val="18"/>
        </w:rPr>
        <w:t xml:space="preserve">The initial point cloud prior to being </w:t>
      </w:r>
      <w:r w:rsidR="006E7376">
        <w:rPr>
          <w:rFonts w:ascii="Palatino Linotype" w:hAnsi="Palatino Linotype"/>
          <w:sz w:val="18"/>
          <w:szCs w:val="18"/>
        </w:rPr>
        <w:t xml:space="preserve">input </w:t>
      </w:r>
      <w:r>
        <w:rPr>
          <w:rFonts w:ascii="Palatino Linotype" w:hAnsi="Palatino Linotype"/>
          <w:sz w:val="18"/>
          <w:szCs w:val="18"/>
        </w:rPr>
        <w:t xml:space="preserve">to the </w:t>
      </w:r>
      <w:r w:rsidR="006E7376">
        <w:rPr>
          <w:rFonts w:ascii="Palatino Linotype" w:hAnsi="Palatino Linotype"/>
          <w:sz w:val="18"/>
          <w:szCs w:val="18"/>
        </w:rPr>
        <w:t xml:space="preserve">CNN </w:t>
      </w:r>
      <w:r>
        <w:rPr>
          <w:rFonts w:ascii="Palatino Linotype" w:hAnsi="Palatino Linotype"/>
          <w:sz w:val="18"/>
          <w:szCs w:val="18"/>
        </w:rPr>
        <w:t>model</w:t>
      </w:r>
      <w:r w:rsidR="00063694">
        <w:rPr>
          <w:rFonts w:ascii="Palatino Linotype" w:hAnsi="Palatino Linotype"/>
          <w:sz w:val="18"/>
          <w:szCs w:val="18"/>
        </w:rPr>
        <w:t>, c</w:t>
      </w:r>
      <w:r>
        <w:rPr>
          <w:rFonts w:ascii="Palatino Linotype" w:hAnsi="Palatino Linotype"/>
          <w:sz w:val="18"/>
          <w:szCs w:val="18"/>
        </w:rPr>
        <w:t xml:space="preserve">olored by height. </w:t>
      </w:r>
      <w:r>
        <w:rPr>
          <w:rFonts w:ascii="Palatino Linotype" w:hAnsi="Palatino Linotype"/>
          <w:b/>
          <w:sz w:val="18"/>
          <w:szCs w:val="18"/>
        </w:rPr>
        <w:t>(B-D)</w:t>
      </w:r>
      <w:r>
        <w:rPr>
          <w:rFonts w:ascii="Palatino Linotype" w:hAnsi="Palatino Linotype"/>
          <w:sz w:val="18"/>
          <w:szCs w:val="18"/>
        </w:rPr>
        <w:t xml:space="preserve"> Feature maps resulting from the first layer of convolutions using </w:t>
      </w:r>
      <w:proofErr w:type="spellStart"/>
      <w:r>
        <w:rPr>
          <w:rFonts w:ascii="Palatino Linotype" w:hAnsi="Palatino Linotype"/>
          <w:sz w:val="18"/>
          <w:szCs w:val="18"/>
        </w:rPr>
        <w:t>LeNet</w:t>
      </w:r>
      <w:proofErr w:type="spellEnd"/>
      <w:r>
        <w:rPr>
          <w:rFonts w:ascii="Palatino Linotype" w:hAnsi="Palatino Linotype"/>
          <w:sz w:val="18"/>
          <w:szCs w:val="18"/>
        </w:rPr>
        <w:t>.</w:t>
      </w:r>
      <w:r>
        <w:rPr>
          <w:rFonts w:ascii="Palatino Linotype" w:hAnsi="Palatino Linotype"/>
          <w:b/>
          <w:sz w:val="18"/>
          <w:szCs w:val="18"/>
        </w:rPr>
        <w:t xml:space="preserve"> </w:t>
      </w:r>
      <w:r>
        <w:rPr>
          <w:rFonts w:ascii="Palatino Linotype" w:hAnsi="Palatino Linotype"/>
          <w:sz w:val="18"/>
          <w:szCs w:val="18"/>
        </w:rPr>
        <w:t xml:space="preserve">Red values represent areas of higher interest to the model, blue and white areas of lower interest. Note that each convolution detects different patterns and features in the </w:t>
      </w:r>
      <w:proofErr w:type="spellStart"/>
      <w:r>
        <w:rPr>
          <w:rFonts w:ascii="Palatino Linotype" w:hAnsi="Palatino Linotype"/>
          <w:sz w:val="18"/>
          <w:szCs w:val="18"/>
        </w:rPr>
        <w:t>voxelized</w:t>
      </w:r>
      <w:proofErr w:type="spellEnd"/>
      <w:r>
        <w:rPr>
          <w:rFonts w:ascii="Palatino Linotype" w:hAnsi="Palatino Linotype"/>
          <w:sz w:val="18"/>
          <w:szCs w:val="18"/>
        </w:rPr>
        <w:t xml:space="preserve"> point cloud.</w:t>
      </w:r>
    </w:p>
    <w:p w14:paraId="701197FD" w14:textId="7093DDFB" w:rsidR="00847818" w:rsidRPr="005612E2" w:rsidRDefault="00847818" w:rsidP="0017321A">
      <w:pPr>
        <w:ind w:firstLine="720"/>
        <w:rPr>
          <w:rFonts w:ascii="Palatino Linotype" w:hAnsi="Palatino Linotype"/>
          <w:sz w:val="20"/>
          <w:szCs w:val="20"/>
        </w:rPr>
      </w:pPr>
    </w:p>
    <w:p w14:paraId="6E00C2A3" w14:textId="06382310" w:rsidR="00847818" w:rsidRPr="005612E2" w:rsidRDefault="00847818" w:rsidP="00847818">
      <w:pPr>
        <w:rPr>
          <w:rFonts w:ascii="Palatino Linotype" w:hAnsi="Palatino Linotype"/>
          <w:sz w:val="20"/>
          <w:szCs w:val="20"/>
        </w:rPr>
      </w:pPr>
      <w:r w:rsidRPr="005612E2">
        <w:rPr>
          <w:rFonts w:ascii="Palatino Linotype" w:hAnsi="Palatino Linotype"/>
          <w:sz w:val="20"/>
          <w:szCs w:val="20"/>
        </w:rPr>
        <w:tab/>
        <w:t xml:space="preserve">In addition to area-based forest inventories, we believe that CNNs may also be able to address the issue of individual tree segmentation. </w:t>
      </w:r>
      <w:r w:rsidR="0017321A">
        <w:rPr>
          <w:rFonts w:ascii="Palatino Linotype" w:hAnsi="Palatino Linotype"/>
          <w:sz w:val="20"/>
          <w:szCs w:val="20"/>
        </w:rPr>
        <w:t>A wide array of</w:t>
      </w:r>
      <w:r w:rsidRPr="005612E2">
        <w:rPr>
          <w:rFonts w:ascii="Palatino Linotype" w:hAnsi="Palatino Linotype"/>
          <w:sz w:val="20"/>
          <w:szCs w:val="20"/>
        </w:rPr>
        <w:t xml:space="preserve"> algorithms have been put forward for segmenting the crowns of individual trees from a LiDAR point cloud for </w:t>
      </w:r>
      <w:r w:rsidR="006B288D">
        <w:rPr>
          <w:rFonts w:ascii="Palatino Linotype" w:hAnsi="Palatino Linotype"/>
          <w:sz w:val="20"/>
          <w:szCs w:val="20"/>
        </w:rPr>
        <w:t>the purpose of developing</w:t>
      </w:r>
      <w:r w:rsidRPr="005612E2">
        <w:rPr>
          <w:rFonts w:ascii="Palatino Linotype" w:hAnsi="Palatino Linotype"/>
          <w:sz w:val="20"/>
          <w:szCs w:val="20"/>
        </w:rPr>
        <w:t xml:space="preserve"> a tree-list inventory</w:t>
      </w:r>
      <w:r w:rsidR="00716B57">
        <w:rPr>
          <w:rFonts w:ascii="Palatino Linotype" w:hAnsi="Palatino Linotype"/>
          <w:sz w:val="20"/>
          <w:szCs w:val="20"/>
        </w:rPr>
        <w:t xml:space="preserve"> [</w:t>
      </w:r>
      <w:r w:rsidR="00084D24">
        <w:rPr>
          <w:rFonts w:ascii="Palatino Linotype" w:hAnsi="Palatino Linotype"/>
          <w:sz w:val="20"/>
          <w:szCs w:val="20"/>
        </w:rPr>
        <w:t>72</w:t>
      </w:r>
      <w:r w:rsidR="00716B57">
        <w:rPr>
          <w:rFonts w:ascii="Palatino Linotype" w:hAnsi="Palatino Linotype"/>
          <w:sz w:val="20"/>
          <w:szCs w:val="20"/>
        </w:rPr>
        <w:t>-</w:t>
      </w:r>
      <w:r w:rsidR="00084D24">
        <w:rPr>
          <w:rFonts w:ascii="Palatino Linotype" w:hAnsi="Palatino Linotype"/>
          <w:sz w:val="20"/>
          <w:szCs w:val="20"/>
        </w:rPr>
        <w:t>74</w:t>
      </w:r>
      <w:r w:rsidR="00716B57">
        <w:rPr>
          <w:rFonts w:ascii="Palatino Linotype" w:hAnsi="Palatino Linotype"/>
          <w:sz w:val="20"/>
          <w:szCs w:val="20"/>
        </w:rPr>
        <w:t>]</w:t>
      </w:r>
      <w:r w:rsidRPr="005612E2">
        <w:rPr>
          <w:rFonts w:ascii="Palatino Linotype" w:hAnsi="Palatino Linotype"/>
          <w:sz w:val="20"/>
          <w:szCs w:val="20"/>
        </w:rPr>
        <w:t xml:space="preserve">. Concurrently, CNNs have been enormously effective in segmenting objects from photographic and video imagery </w:t>
      </w:r>
      <w:r w:rsidR="005A5AAA">
        <w:rPr>
          <w:rFonts w:ascii="Palatino Linotype" w:hAnsi="Palatino Linotype"/>
          <w:sz w:val="20"/>
          <w:szCs w:val="20"/>
        </w:rPr>
        <w:t>[</w:t>
      </w:r>
      <w:r w:rsidR="00084D24">
        <w:rPr>
          <w:rFonts w:ascii="Palatino Linotype" w:hAnsi="Palatino Linotype"/>
          <w:sz w:val="20"/>
          <w:szCs w:val="20"/>
        </w:rPr>
        <w:t>75, 76</w:t>
      </w:r>
      <w:r w:rsidR="005A5AAA">
        <w:rPr>
          <w:rFonts w:ascii="Palatino Linotype" w:hAnsi="Palatino Linotype"/>
          <w:sz w:val="20"/>
          <w:szCs w:val="20"/>
        </w:rPr>
        <w:t>]</w:t>
      </w:r>
      <w:r w:rsidRPr="005612E2">
        <w:rPr>
          <w:rFonts w:ascii="Palatino Linotype" w:hAnsi="Palatino Linotype"/>
          <w:sz w:val="20"/>
          <w:szCs w:val="20"/>
        </w:rPr>
        <w:t>. Most CNN</w:t>
      </w:r>
      <w:r w:rsidR="00063694">
        <w:rPr>
          <w:rFonts w:ascii="Palatino Linotype" w:hAnsi="Palatino Linotype"/>
          <w:sz w:val="20"/>
          <w:szCs w:val="20"/>
        </w:rPr>
        <w:t>-</w:t>
      </w:r>
      <w:r w:rsidRPr="005612E2">
        <w:rPr>
          <w:rFonts w:ascii="Palatino Linotype" w:hAnsi="Palatino Linotype"/>
          <w:sz w:val="20"/>
          <w:szCs w:val="20"/>
        </w:rPr>
        <w:t xml:space="preserve">based segmentation algorithms work by identifying potential bounding boxes of objects, and then analyzing the interior of those bounding boxes to assess </w:t>
      </w:r>
      <w:r w:rsidR="00063694">
        <w:rPr>
          <w:rFonts w:ascii="Palatino Linotype" w:hAnsi="Palatino Linotype"/>
          <w:sz w:val="20"/>
          <w:szCs w:val="20"/>
        </w:rPr>
        <w:t>their</w:t>
      </w:r>
      <w:r w:rsidR="00063694" w:rsidRPr="005612E2">
        <w:rPr>
          <w:rFonts w:ascii="Palatino Linotype" w:hAnsi="Palatino Linotype"/>
          <w:sz w:val="20"/>
          <w:szCs w:val="20"/>
        </w:rPr>
        <w:t xml:space="preserve"> </w:t>
      </w:r>
      <w:r w:rsidRPr="005612E2">
        <w:rPr>
          <w:rFonts w:ascii="Palatino Linotype" w:hAnsi="Palatino Linotype"/>
          <w:sz w:val="20"/>
          <w:szCs w:val="20"/>
        </w:rPr>
        <w:t xml:space="preserve">validity. We believe that a similar algorithm could be adapted to </w:t>
      </w:r>
      <w:r w:rsidRPr="005612E2">
        <w:rPr>
          <w:rFonts w:ascii="Palatino Linotype" w:hAnsi="Palatino Linotype"/>
          <w:sz w:val="20"/>
          <w:szCs w:val="20"/>
        </w:rPr>
        <w:lastRenderedPageBreak/>
        <w:t>identify the 3D bounding boxes of individual trees. Another CNN</w:t>
      </w:r>
      <w:r w:rsidR="00063694">
        <w:rPr>
          <w:rFonts w:ascii="Palatino Linotype" w:hAnsi="Palatino Linotype"/>
          <w:sz w:val="20"/>
          <w:szCs w:val="20"/>
        </w:rPr>
        <w:t>-</w:t>
      </w:r>
      <w:r w:rsidRPr="005612E2">
        <w:rPr>
          <w:rFonts w:ascii="Palatino Linotype" w:hAnsi="Palatino Linotype"/>
          <w:sz w:val="20"/>
          <w:szCs w:val="20"/>
        </w:rPr>
        <w:t xml:space="preserve">based segmentation method known as semantic segmentation seeks to isolate individual pixels (or voxels) </w:t>
      </w:r>
      <w:r w:rsidR="00063694">
        <w:rPr>
          <w:rFonts w:ascii="Palatino Linotype" w:hAnsi="Palatino Linotype"/>
          <w:sz w:val="20"/>
          <w:szCs w:val="20"/>
        </w:rPr>
        <w:t>that</w:t>
      </w:r>
      <w:r w:rsidR="00063694" w:rsidRPr="005612E2">
        <w:rPr>
          <w:rFonts w:ascii="Palatino Linotype" w:hAnsi="Palatino Linotype"/>
          <w:sz w:val="20"/>
          <w:szCs w:val="20"/>
        </w:rPr>
        <w:t xml:space="preserve"> </w:t>
      </w:r>
      <w:r w:rsidRPr="005612E2">
        <w:rPr>
          <w:rFonts w:ascii="Palatino Linotype" w:hAnsi="Palatino Linotype"/>
          <w:sz w:val="20"/>
          <w:szCs w:val="20"/>
        </w:rPr>
        <w:t>represent a desired object</w:t>
      </w:r>
      <w:r w:rsidR="008D2D23">
        <w:rPr>
          <w:rFonts w:ascii="Palatino Linotype" w:hAnsi="Palatino Linotype"/>
          <w:sz w:val="20"/>
          <w:szCs w:val="20"/>
        </w:rPr>
        <w:t xml:space="preserve"> </w:t>
      </w:r>
      <w:r w:rsidR="005A5AAA">
        <w:rPr>
          <w:rFonts w:ascii="Palatino Linotype" w:hAnsi="Palatino Linotype"/>
          <w:sz w:val="20"/>
          <w:szCs w:val="20"/>
        </w:rPr>
        <w:t>[</w:t>
      </w:r>
      <w:r w:rsidR="00084D24">
        <w:rPr>
          <w:rFonts w:ascii="Palatino Linotype" w:hAnsi="Palatino Linotype"/>
          <w:sz w:val="20"/>
          <w:szCs w:val="20"/>
        </w:rPr>
        <w:t>77</w:t>
      </w:r>
      <w:r w:rsidR="005A5AAA">
        <w:rPr>
          <w:rFonts w:ascii="Palatino Linotype" w:hAnsi="Palatino Linotype"/>
          <w:sz w:val="20"/>
          <w:szCs w:val="20"/>
        </w:rPr>
        <w:t>]</w:t>
      </w:r>
      <w:r w:rsidRPr="005612E2">
        <w:rPr>
          <w:rFonts w:ascii="Palatino Linotype" w:hAnsi="Palatino Linotype"/>
          <w:sz w:val="20"/>
          <w:szCs w:val="20"/>
        </w:rPr>
        <w:t>. We believe</w:t>
      </w:r>
      <w:r w:rsidR="00063694">
        <w:rPr>
          <w:rFonts w:ascii="Palatino Linotype" w:hAnsi="Palatino Linotype"/>
          <w:sz w:val="20"/>
          <w:szCs w:val="20"/>
        </w:rPr>
        <w:t xml:space="preserve"> that</w:t>
      </w:r>
      <w:r w:rsidRPr="005612E2">
        <w:rPr>
          <w:rFonts w:ascii="Palatino Linotype" w:hAnsi="Palatino Linotype"/>
          <w:sz w:val="20"/>
          <w:szCs w:val="20"/>
        </w:rPr>
        <w:t xml:space="preserve"> this </w:t>
      </w:r>
      <w:r w:rsidR="00063694">
        <w:rPr>
          <w:rFonts w:ascii="Palatino Linotype" w:hAnsi="Palatino Linotype"/>
          <w:sz w:val="20"/>
          <w:szCs w:val="20"/>
        </w:rPr>
        <w:t xml:space="preserve">method </w:t>
      </w:r>
      <w:r w:rsidRPr="005612E2">
        <w:rPr>
          <w:rFonts w:ascii="Palatino Linotype" w:hAnsi="Palatino Linotype"/>
          <w:sz w:val="20"/>
          <w:szCs w:val="20"/>
        </w:rPr>
        <w:t>could be of use in classifying</w:t>
      </w:r>
      <w:r w:rsidR="00A16EFC">
        <w:rPr>
          <w:rFonts w:ascii="Palatino Linotype" w:hAnsi="Palatino Linotype"/>
          <w:sz w:val="20"/>
          <w:szCs w:val="20"/>
        </w:rPr>
        <w:t xml:space="preserve"> objects or terrain in</w:t>
      </w:r>
      <w:r w:rsidRPr="005612E2">
        <w:rPr>
          <w:rFonts w:ascii="Palatino Linotype" w:hAnsi="Palatino Linotype"/>
          <w:sz w:val="20"/>
          <w:szCs w:val="20"/>
        </w:rPr>
        <w:t xml:space="preserve"> LiDAR point clouds. </w:t>
      </w:r>
    </w:p>
    <w:p w14:paraId="76E84494" w14:textId="1A97E21A" w:rsidR="00571291" w:rsidRPr="005612E2" w:rsidRDefault="00847818" w:rsidP="00571291">
      <w:pPr>
        <w:ind w:firstLine="720"/>
        <w:rPr>
          <w:rFonts w:ascii="Palatino Linotype" w:hAnsi="Palatino Linotype"/>
          <w:sz w:val="20"/>
          <w:szCs w:val="20"/>
        </w:rPr>
      </w:pPr>
      <w:r w:rsidRPr="005612E2">
        <w:rPr>
          <w:rFonts w:ascii="Palatino Linotype" w:hAnsi="Palatino Linotype"/>
          <w:sz w:val="20"/>
          <w:szCs w:val="20"/>
        </w:rPr>
        <w:t xml:space="preserve">Another intriguing potential use for CNNs is in the development of pseudo-LiDAR point clouds. A number of studies have demonstrated the ability </w:t>
      </w:r>
      <w:r w:rsidR="00344EF7">
        <w:rPr>
          <w:rFonts w:ascii="Palatino Linotype" w:hAnsi="Palatino Linotype"/>
          <w:sz w:val="20"/>
          <w:szCs w:val="20"/>
        </w:rPr>
        <w:t>of</w:t>
      </w:r>
      <w:r w:rsidR="00344EF7" w:rsidRPr="005612E2">
        <w:rPr>
          <w:rFonts w:ascii="Palatino Linotype" w:hAnsi="Palatino Linotype"/>
          <w:sz w:val="20"/>
          <w:szCs w:val="20"/>
        </w:rPr>
        <w:t xml:space="preserve"> </w:t>
      </w:r>
      <w:r w:rsidRPr="005612E2">
        <w:rPr>
          <w:rFonts w:ascii="Palatino Linotype" w:hAnsi="Palatino Linotype"/>
          <w:sz w:val="20"/>
          <w:szCs w:val="20"/>
        </w:rPr>
        <w:t>CNNs to essentially be trained in reverse, producing images from data</w:t>
      </w:r>
      <w:r w:rsidR="00FC3586">
        <w:rPr>
          <w:rFonts w:ascii="Palatino Linotype" w:hAnsi="Palatino Linotype"/>
          <w:sz w:val="20"/>
          <w:szCs w:val="20"/>
        </w:rPr>
        <w:t xml:space="preserve"> </w:t>
      </w:r>
      <w:r w:rsidR="005A5AAA">
        <w:rPr>
          <w:rFonts w:ascii="Palatino Linotype" w:hAnsi="Palatino Linotype"/>
          <w:sz w:val="20"/>
          <w:szCs w:val="20"/>
        </w:rPr>
        <w:t>[</w:t>
      </w:r>
      <w:r w:rsidR="00084D24">
        <w:rPr>
          <w:rFonts w:ascii="Palatino Linotype" w:hAnsi="Palatino Linotype"/>
          <w:sz w:val="20"/>
          <w:szCs w:val="20"/>
        </w:rPr>
        <w:t>78</w:t>
      </w:r>
      <w:r w:rsidR="005A5AAA">
        <w:rPr>
          <w:rFonts w:ascii="Palatino Linotype" w:hAnsi="Palatino Linotype"/>
          <w:sz w:val="20"/>
          <w:szCs w:val="20"/>
        </w:rPr>
        <w:t xml:space="preserve">, </w:t>
      </w:r>
      <w:r w:rsidR="00084D24">
        <w:rPr>
          <w:rFonts w:ascii="Palatino Linotype" w:hAnsi="Palatino Linotype"/>
          <w:sz w:val="20"/>
          <w:szCs w:val="20"/>
        </w:rPr>
        <w:t>79</w:t>
      </w:r>
      <w:r w:rsidR="005A5AAA">
        <w:rPr>
          <w:rFonts w:ascii="Palatino Linotype" w:hAnsi="Palatino Linotype"/>
          <w:sz w:val="20"/>
          <w:szCs w:val="20"/>
        </w:rPr>
        <w:t>]</w:t>
      </w:r>
      <w:r w:rsidRPr="005612E2">
        <w:rPr>
          <w:rFonts w:ascii="Palatino Linotype" w:hAnsi="Palatino Linotype"/>
          <w:sz w:val="20"/>
          <w:szCs w:val="20"/>
        </w:rPr>
        <w:t xml:space="preserve">. These types of CNNs are known as </w:t>
      </w:r>
      <w:proofErr w:type="spellStart"/>
      <w:r w:rsidRPr="005612E2">
        <w:rPr>
          <w:rFonts w:ascii="Palatino Linotype" w:hAnsi="Palatino Linotype"/>
          <w:sz w:val="20"/>
          <w:szCs w:val="20"/>
        </w:rPr>
        <w:t>deconvolutional</w:t>
      </w:r>
      <w:proofErr w:type="spellEnd"/>
      <w:r w:rsidRPr="005612E2">
        <w:rPr>
          <w:rFonts w:ascii="Palatino Linotype" w:hAnsi="Palatino Linotype"/>
          <w:sz w:val="20"/>
          <w:szCs w:val="20"/>
        </w:rPr>
        <w:t xml:space="preserve">, inverse graphic, </w:t>
      </w:r>
      <w:r w:rsidR="00FC3586">
        <w:rPr>
          <w:rFonts w:ascii="Palatino Linotype" w:hAnsi="Palatino Linotype"/>
          <w:sz w:val="20"/>
          <w:szCs w:val="20"/>
        </w:rPr>
        <w:t>or</w:t>
      </w:r>
      <w:r w:rsidRPr="005612E2">
        <w:rPr>
          <w:rFonts w:ascii="Palatino Linotype" w:hAnsi="Palatino Linotype"/>
          <w:sz w:val="20"/>
          <w:szCs w:val="20"/>
        </w:rPr>
        <w:t xml:space="preserve"> transposed neural networks. </w:t>
      </w:r>
      <w:r w:rsidR="006E7376">
        <w:rPr>
          <w:rFonts w:ascii="Palatino Linotype" w:hAnsi="Palatino Linotype"/>
          <w:sz w:val="20"/>
          <w:szCs w:val="20"/>
        </w:rPr>
        <w:t>For example,</w:t>
      </w:r>
      <w:r w:rsidRPr="005612E2">
        <w:rPr>
          <w:rFonts w:ascii="Palatino Linotype" w:hAnsi="Palatino Linotype"/>
          <w:sz w:val="20"/>
          <w:szCs w:val="20"/>
        </w:rPr>
        <w:t xml:space="preserve"> a CNN </w:t>
      </w:r>
      <w:r w:rsidR="006E7376">
        <w:rPr>
          <w:rFonts w:ascii="Palatino Linotype" w:hAnsi="Palatino Linotype"/>
          <w:sz w:val="20"/>
          <w:szCs w:val="20"/>
        </w:rPr>
        <w:t xml:space="preserve">could be trained </w:t>
      </w:r>
      <w:r w:rsidRPr="005612E2">
        <w:rPr>
          <w:rFonts w:ascii="Palatino Linotype" w:hAnsi="Palatino Linotype"/>
          <w:sz w:val="20"/>
          <w:szCs w:val="20"/>
        </w:rPr>
        <w:t xml:space="preserve">to produce </w:t>
      </w:r>
      <w:proofErr w:type="spellStart"/>
      <w:r w:rsidRPr="005612E2">
        <w:rPr>
          <w:rFonts w:ascii="Palatino Linotype" w:hAnsi="Palatino Linotype"/>
          <w:sz w:val="20"/>
          <w:szCs w:val="20"/>
        </w:rPr>
        <w:t>voxelized</w:t>
      </w:r>
      <w:proofErr w:type="spellEnd"/>
      <w:r w:rsidRPr="005612E2">
        <w:rPr>
          <w:rFonts w:ascii="Palatino Linotype" w:hAnsi="Palatino Linotype"/>
          <w:sz w:val="20"/>
          <w:szCs w:val="20"/>
        </w:rPr>
        <w:t xml:space="preserve"> point clouds over a forested area</w:t>
      </w:r>
      <w:r w:rsidR="00E32139">
        <w:rPr>
          <w:rFonts w:ascii="Palatino Linotype" w:hAnsi="Palatino Linotype"/>
          <w:sz w:val="20"/>
          <w:szCs w:val="20"/>
        </w:rPr>
        <w:t xml:space="preserve"> from either previous LiDAR, or a standard forest inventory</w:t>
      </w:r>
      <w:r w:rsidRPr="005612E2">
        <w:rPr>
          <w:rFonts w:ascii="Palatino Linotype" w:hAnsi="Palatino Linotype"/>
          <w:sz w:val="20"/>
          <w:szCs w:val="20"/>
        </w:rPr>
        <w:t xml:space="preserve">. These could then be used to inform modelers as to which features their neural networks are making use of, </w:t>
      </w:r>
      <w:r w:rsidR="006E7376">
        <w:rPr>
          <w:rFonts w:ascii="Palatino Linotype" w:hAnsi="Palatino Linotype"/>
          <w:sz w:val="20"/>
          <w:szCs w:val="20"/>
        </w:rPr>
        <w:t xml:space="preserve">to </w:t>
      </w:r>
      <w:r w:rsidRPr="005612E2">
        <w:rPr>
          <w:rFonts w:ascii="Palatino Linotype" w:hAnsi="Palatino Linotype"/>
          <w:sz w:val="20"/>
          <w:szCs w:val="20"/>
        </w:rPr>
        <w:t xml:space="preserve">test ecological </w:t>
      </w:r>
      <w:r w:rsidR="00716B57">
        <w:rPr>
          <w:rFonts w:ascii="Palatino Linotype" w:hAnsi="Palatino Linotype"/>
          <w:sz w:val="20"/>
          <w:szCs w:val="20"/>
        </w:rPr>
        <w:t>hypotheses</w:t>
      </w:r>
      <w:r w:rsidRPr="005612E2">
        <w:rPr>
          <w:rFonts w:ascii="Palatino Linotype" w:hAnsi="Palatino Linotype"/>
          <w:sz w:val="20"/>
          <w:szCs w:val="20"/>
        </w:rPr>
        <w:t xml:space="preserve">, </w:t>
      </w:r>
      <w:r w:rsidR="00B00ADF">
        <w:rPr>
          <w:rFonts w:ascii="Palatino Linotype" w:hAnsi="Palatino Linotype"/>
          <w:sz w:val="20"/>
          <w:szCs w:val="20"/>
        </w:rPr>
        <w:t>to</w:t>
      </w:r>
      <w:r w:rsidRPr="005612E2">
        <w:rPr>
          <w:rFonts w:ascii="Palatino Linotype" w:hAnsi="Palatino Linotype"/>
          <w:sz w:val="20"/>
          <w:szCs w:val="20"/>
        </w:rPr>
        <w:t xml:space="preserve"> aid in visualization</w:t>
      </w:r>
      <w:r w:rsidR="00B00ADF">
        <w:rPr>
          <w:rFonts w:ascii="Palatino Linotype" w:hAnsi="Palatino Linotype"/>
          <w:sz w:val="20"/>
          <w:szCs w:val="20"/>
        </w:rPr>
        <w:t xml:space="preserve">, and perhaps </w:t>
      </w:r>
      <w:r w:rsidR="006E7376">
        <w:rPr>
          <w:rFonts w:ascii="Palatino Linotype" w:hAnsi="Palatino Linotype"/>
          <w:sz w:val="20"/>
          <w:szCs w:val="20"/>
        </w:rPr>
        <w:t xml:space="preserve">even </w:t>
      </w:r>
      <w:r w:rsidR="00B00ADF">
        <w:rPr>
          <w:rFonts w:ascii="Palatino Linotype" w:hAnsi="Palatino Linotype"/>
          <w:sz w:val="20"/>
          <w:szCs w:val="20"/>
        </w:rPr>
        <w:t>to project LiDAR point clouds forward in time</w:t>
      </w:r>
      <w:r w:rsidRPr="005612E2">
        <w:rPr>
          <w:rFonts w:ascii="Palatino Linotype" w:hAnsi="Palatino Linotype"/>
          <w:sz w:val="20"/>
          <w:szCs w:val="20"/>
        </w:rPr>
        <w:t xml:space="preserve">. </w:t>
      </w:r>
    </w:p>
    <w:p w14:paraId="308AD312" w14:textId="670D0F2D" w:rsidR="00847818" w:rsidRPr="005612E2" w:rsidRDefault="00847818" w:rsidP="00847818">
      <w:pPr>
        <w:ind w:firstLine="720"/>
        <w:rPr>
          <w:rFonts w:ascii="Palatino Linotype" w:hAnsi="Palatino Linotype"/>
          <w:sz w:val="20"/>
          <w:szCs w:val="20"/>
        </w:rPr>
      </w:pPr>
      <w:r w:rsidRPr="005612E2">
        <w:rPr>
          <w:rFonts w:ascii="Palatino Linotype" w:hAnsi="Palatino Linotype"/>
          <w:sz w:val="20"/>
          <w:szCs w:val="20"/>
        </w:rPr>
        <w:t>We</w:t>
      </w:r>
      <w:r w:rsidR="006B288D">
        <w:rPr>
          <w:rFonts w:ascii="Palatino Linotype" w:hAnsi="Palatino Linotype"/>
          <w:sz w:val="20"/>
          <w:szCs w:val="20"/>
        </w:rPr>
        <w:t xml:space="preserve"> have</w:t>
      </w:r>
      <w:r w:rsidRPr="005612E2">
        <w:rPr>
          <w:rFonts w:ascii="Palatino Linotype" w:hAnsi="Palatino Linotype"/>
          <w:sz w:val="20"/>
          <w:szCs w:val="20"/>
        </w:rPr>
        <w:t xml:space="preserve"> demonstrate</w:t>
      </w:r>
      <w:r w:rsidR="006B288D">
        <w:rPr>
          <w:rFonts w:ascii="Palatino Linotype" w:hAnsi="Palatino Linotype"/>
          <w:sz w:val="20"/>
          <w:szCs w:val="20"/>
        </w:rPr>
        <w:t>d</w:t>
      </w:r>
      <w:r w:rsidRPr="005612E2">
        <w:rPr>
          <w:rFonts w:ascii="Palatino Linotype" w:hAnsi="Palatino Linotype"/>
          <w:sz w:val="20"/>
          <w:szCs w:val="20"/>
        </w:rPr>
        <w:t xml:space="preserve"> that deep</w:t>
      </w:r>
      <w:r w:rsidR="006E7376">
        <w:rPr>
          <w:rFonts w:ascii="Palatino Linotype" w:hAnsi="Palatino Linotype"/>
          <w:sz w:val="20"/>
          <w:szCs w:val="20"/>
        </w:rPr>
        <w:t>-</w:t>
      </w:r>
      <w:r w:rsidRPr="005612E2">
        <w:rPr>
          <w:rFonts w:ascii="Palatino Linotype" w:hAnsi="Palatino Linotype"/>
          <w:sz w:val="20"/>
          <w:szCs w:val="20"/>
        </w:rPr>
        <w:t xml:space="preserve">learning </w:t>
      </w:r>
      <w:r w:rsidR="006E7376">
        <w:rPr>
          <w:rFonts w:ascii="Palatino Linotype" w:hAnsi="Palatino Linotype"/>
          <w:sz w:val="20"/>
          <w:szCs w:val="20"/>
        </w:rPr>
        <w:t>methods using</w:t>
      </w:r>
      <w:r w:rsidR="006E7376" w:rsidRPr="005612E2">
        <w:rPr>
          <w:rFonts w:ascii="Palatino Linotype" w:hAnsi="Palatino Linotype"/>
          <w:sz w:val="20"/>
          <w:szCs w:val="20"/>
        </w:rPr>
        <w:t xml:space="preserve"> </w:t>
      </w:r>
      <w:r w:rsidRPr="005612E2">
        <w:rPr>
          <w:rFonts w:ascii="Palatino Linotype" w:hAnsi="Palatino Linotype"/>
          <w:sz w:val="20"/>
          <w:szCs w:val="20"/>
        </w:rPr>
        <w:t xml:space="preserve">CNNs </w:t>
      </w:r>
      <w:r w:rsidR="006E7376">
        <w:rPr>
          <w:rFonts w:ascii="Palatino Linotype" w:hAnsi="Palatino Linotype"/>
          <w:sz w:val="20"/>
          <w:szCs w:val="20"/>
        </w:rPr>
        <w:t xml:space="preserve">to interpret LiDAR data sets </w:t>
      </w:r>
      <w:r w:rsidRPr="005612E2">
        <w:rPr>
          <w:rFonts w:ascii="Palatino Linotype" w:hAnsi="Palatino Linotype"/>
          <w:sz w:val="20"/>
          <w:szCs w:val="20"/>
        </w:rPr>
        <w:t xml:space="preserve">can improve upon </w:t>
      </w:r>
      <w:r w:rsidR="006E7376">
        <w:rPr>
          <w:rFonts w:ascii="Palatino Linotype" w:hAnsi="Palatino Linotype"/>
          <w:sz w:val="20"/>
          <w:szCs w:val="20"/>
        </w:rPr>
        <w:t xml:space="preserve">traditional methods for </w:t>
      </w:r>
      <w:r w:rsidRPr="005612E2">
        <w:rPr>
          <w:rFonts w:ascii="Palatino Linotype" w:hAnsi="Palatino Linotype"/>
          <w:sz w:val="20"/>
          <w:szCs w:val="20"/>
        </w:rPr>
        <w:t xml:space="preserve">area-based predictions of forest attributes. </w:t>
      </w:r>
      <w:r w:rsidR="006B288D">
        <w:rPr>
          <w:rFonts w:ascii="Palatino Linotype" w:hAnsi="Palatino Linotype"/>
          <w:sz w:val="20"/>
          <w:szCs w:val="20"/>
        </w:rPr>
        <w:t>However, t</w:t>
      </w:r>
      <w:r w:rsidRPr="005612E2">
        <w:rPr>
          <w:rFonts w:ascii="Palatino Linotype" w:hAnsi="Palatino Linotype"/>
          <w:sz w:val="20"/>
          <w:szCs w:val="20"/>
        </w:rPr>
        <w:t xml:space="preserve">hese improvements </w:t>
      </w:r>
      <w:r w:rsidR="006B288D">
        <w:rPr>
          <w:rFonts w:ascii="Palatino Linotype" w:hAnsi="Palatino Linotype"/>
          <w:sz w:val="20"/>
          <w:szCs w:val="20"/>
        </w:rPr>
        <w:t>come with some drawbacks.</w:t>
      </w:r>
      <w:r w:rsidRPr="005612E2">
        <w:rPr>
          <w:rFonts w:ascii="Palatino Linotype" w:hAnsi="Palatino Linotype"/>
          <w:sz w:val="20"/>
          <w:szCs w:val="20"/>
        </w:rPr>
        <w:t xml:space="preserve"> Large amounts of training data, time, and effort are required for any </w:t>
      </w:r>
      <w:r w:rsidR="00344EF7">
        <w:rPr>
          <w:rFonts w:ascii="Palatino Linotype" w:hAnsi="Palatino Linotype"/>
          <w:sz w:val="20"/>
          <w:szCs w:val="20"/>
        </w:rPr>
        <w:t xml:space="preserve">modeling application that uses </w:t>
      </w:r>
      <w:r w:rsidRPr="005612E2">
        <w:rPr>
          <w:rFonts w:ascii="Palatino Linotype" w:hAnsi="Palatino Linotype"/>
          <w:sz w:val="20"/>
          <w:szCs w:val="20"/>
        </w:rPr>
        <w:t xml:space="preserve">deep learning. Ultimately it falls upon modelers to use their own best </w:t>
      </w:r>
      <w:r w:rsidR="00C95324" w:rsidRPr="005612E2">
        <w:rPr>
          <w:rFonts w:ascii="Palatino Linotype" w:hAnsi="Palatino Linotype"/>
          <w:sz w:val="20"/>
          <w:szCs w:val="20"/>
        </w:rPr>
        <w:t>judgment</w:t>
      </w:r>
      <w:r w:rsidRPr="005612E2">
        <w:rPr>
          <w:rFonts w:ascii="Palatino Linotype" w:hAnsi="Palatino Linotype"/>
          <w:sz w:val="20"/>
          <w:szCs w:val="20"/>
        </w:rPr>
        <w:t xml:space="preserve"> to decide whether improvements in model performance are worth the effort involved in successfully training these models. That said, given our success and the </w:t>
      </w:r>
      <w:r w:rsidR="006B288D">
        <w:rPr>
          <w:rFonts w:ascii="Palatino Linotype" w:hAnsi="Palatino Linotype"/>
          <w:sz w:val="20"/>
          <w:szCs w:val="20"/>
        </w:rPr>
        <w:t>prevalent</w:t>
      </w:r>
      <w:r w:rsidRPr="005612E2">
        <w:rPr>
          <w:rFonts w:ascii="Palatino Linotype" w:hAnsi="Palatino Linotype"/>
          <w:sz w:val="20"/>
          <w:szCs w:val="20"/>
        </w:rPr>
        <w:t xml:space="preserve"> adoption of deep learning in related fields, it is safe to assume </w:t>
      </w:r>
      <w:r w:rsidR="00344EF7">
        <w:rPr>
          <w:rFonts w:ascii="Palatino Linotype" w:hAnsi="Palatino Linotype"/>
          <w:sz w:val="20"/>
          <w:szCs w:val="20"/>
        </w:rPr>
        <w:t xml:space="preserve">that </w:t>
      </w:r>
      <w:r w:rsidRPr="005612E2">
        <w:rPr>
          <w:rFonts w:ascii="Palatino Linotype" w:hAnsi="Palatino Linotype"/>
          <w:sz w:val="20"/>
          <w:szCs w:val="20"/>
        </w:rPr>
        <w:t xml:space="preserve">deep learning will play a large role in </w:t>
      </w:r>
      <w:r w:rsidR="00DE0E45">
        <w:rPr>
          <w:rFonts w:ascii="Palatino Linotype" w:hAnsi="Palatino Linotype"/>
          <w:sz w:val="20"/>
          <w:szCs w:val="20"/>
        </w:rPr>
        <w:t>remote sensing</w:t>
      </w:r>
      <w:r w:rsidRPr="005612E2">
        <w:rPr>
          <w:rFonts w:ascii="Palatino Linotype" w:hAnsi="Palatino Linotype"/>
          <w:sz w:val="20"/>
          <w:szCs w:val="20"/>
        </w:rPr>
        <w:t xml:space="preserve"> in the future.</w:t>
      </w:r>
    </w:p>
    <w:p w14:paraId="58D01A20" w14:textId="77777777" w:rsidR="00EA6423" w:rsidRPr="00706F48" w:rsidRDefault="000E6CB9" w:rsidP="00ED22A6">
      <w:pPr>
        <w:pStyle w:val="MDPI21heading1"/>
      </w:pPr>
      <w:r>
        <w:t xml:space="preserve">5. </w:t>
      </w:r>
      <w:r w:rsidR="00021AA3">
        <w:t>Conclusions</w:t>
      </w:r>
    </w:p>
    <w:p w14:paraId="085120D2" w14:textId="38C69055" w:rsidR="00873EEF" w:rsidRPr="00873EEF" w:rsidRDefault="00847818" w:rsidP="005A5AAA">
      <w:pPr>
        <w:ind w:firstLine="720"/>
        <w:rPr>
          <w:rFonts w:ascii="Palatino Linotype" w:hAnsi="Palatino Linotype"/>
          <w:sz w:val="20"/>
          <w:szCs w:val="20"/>
        </w:rPr>
      </w:pPr>
      <w:r w:rsidRPr="005612E2">
        <w:rPr>
          <w:rFonts w:ascii="Palatino Linotype" w:hAnsi="Palatino Linotype"/>
          <w:sz w:val="20"/>
          <w:szCs w:val="20"/>
        </w:rPr>
        <w:t>We demonstrate here that deep learning via 3D convolutional neural networks can be trained to interpret LiDAR point clouds for the estimation of forest attributes such as biomass, tree count, and</w:t>
      </w:r>
      <w:r w:rsidR="00C07C0F">
        <w:rPr>
          <w:rFonts w:ascii="Palatino Linotype" w:hAnsi="Palatino Linotype"/>
          <w:sz w:val="20"/>
          <w:szCs w:val="20"/>
        </w:rPr>
        <w:t xml:space="preserve"> the</w:t>
      </w:r>
      <w:r w:rsidRPr="005612E2">
        <w:rPr>
          <w:rFonts w:ascii="Palatino Linotype" w:hAnsi="Palatino Linotype"/>
          <w:sz w:val="20"/>
          <w:szCs w:val="20"/>
        </w:rPr>
        <w:t xml:space="preserve"> percent</w:t>
      </w:r>
      <w:r w:rsidR="00C07C0F">
        <w:rPr>
          <w:rFonts w:ascii="Palatino Linotype" w:hAnsi="Palatino Linotype"/>
          <w:sz w:val="20"/>
          <w:szCs w:val="20"/>
        </w:rPr>
        <w:t xml:space="preserve"> of</w:t>
      </w:r>
      <w:r w:rsidRPr="005612E2">
        <w:rPr>
          <w:rFonts w:ascii="Palatino Linotype" w:hAnsi="Palatino Linotype"/>
          <w:sz w:val="20"/>
          <w:szCs w:val="20"/>
        </w:rPr>
        <w:t xml:space="preserve"> </w:t>
      </w:r>
      <w:proofErr w:type="spellStart"/>
      <w:r w:rsidRPr="005612E2">
        <w:rPr>
          <w:rFonts w:ascii="Palatino Linotype" w:hAnsi="Palatino Linotype"/>
          <w:sz w:val="20"/>
          <w:szCs w:val="20"/>
        </w:rPr>
        <w:t>needleleaf</w:t>
      </w:r>
      <w:proofErr w:type="spellEnd"/>
      <w:r w:rsidR="00C07C0F">
        <w:rPr>
          <w:rFonts w:ascii="Palatino Linotype" w:hAnsi="Palatino Linotype"/>
          <w:sz w:val="20"/>
          <w:szCs w:val="20"/>
        </w:rPr>
        <w:t xml:space="preserve"> trees</w:t>
      </w:r>
      <w:r w:rsidRPr="005612E2">
        <w:rPr>
          <w:rFonts w:ascii="Palatino Linotype" w:hAnsi="Palatino Linotype"/>
          <w:sz w:val="20"/>
          <w:szCs w:val="20"/>
        </w:rPr>
        <w:t>. Our results indicate that CNNs of greater complexity and those which make use of inception layers are most effective at prediction. Of the models tested, the optimal model form was a 3D variant of Google’s Inception-V3. Given enough training data and fine tuning, these models frequently outperformed traditional fea</w:t>
      </w:r>
      <w:r w:rsidR="006B288D">
        <w:rPr>
          <w:rFonts w:ascii="Palatino Linotype" w:hAnsi="Palatino Linotype"/>
          <w:sz w:val="20"/>
          <w:szCs w:val="20"/>
        </w:rPr>
        <w:t>ture-based approaches for model</w:t>
      </w:r>
      <w:r w:rsidRPr="005612E2">
        <w:rPr>
          <w:rFonts w:ascii="Palatino Linotype" w:hAnsi="Palatino Linotype"/>
          <w:sz w:val="20"/>
          <w:szCs w:val="20"/>
        </w:rPr>
        <w:t>ing LiDAR.</w:t>
      </w:r>
    </w:p>
    <w:p w14:paraId="56E91BE1" w14:textId="26D131C0" w:rsidR="00EA6423" w:rsidRPr="00706F48" w:rsidRDefault="00EA6423" w:rsidP="00ED22A6">
      <w:pPr>
        <w:pStyle w:val="MDPI61Supplementary"/>
      </w:pPr>
      <w:r w:rsidRPr="00706F48">
        <w:rPr>
          <w:b/>
        </w:rPr>
        <w:t>Supplementary Materials:</w:t>
      </w:r>
      <w:r w:rsidRPr="00706F48">
        <w:t xml:space="preserve"> </w:t>
      </w:r>
      <w:r w:rsidR="00847818">
        <w:t>Additional material including relevant computer code</w:t>
      </w:r>
      <w:r w:rsidR="00873EEF">
        <w:t xml:space="preserve"> and pre-trained models</w:t>
      </w:r>
      <w:r w:rsidR="00847818">
        <w:t xml:space="preserve"> can be found online at</w:t>
      </w:r>
      <w:r w:rsidRPr="00706F48">
        <w:t xml:space="preserve"> </w:t>
      </w:r>
      <w:r w:rsidR="00847818" w:rsidRPr="00847818">
        <w:t>https://github.com/Eayrey</w:t>
      </w:r>
      <w:r w:rsidR="00847818">
        <w:t>.</w:t>
      </w:r>
    </w:p>
    <w:p w14:paraId="47DF702A" w14:textId="426E5237" w:rsidR="00EA6423" w:rsidRDefault="00EA6423" w:rsidP="00ED22A6">
      <w:pPr>
        <w:pStyle w:val="MDPI62Acknowledgments"/>
      </w:pPr>
      <w:r w:rsidRPr="00706F48">
        <w:rPr>
          <w:b/>
        </w:rPr>
        <w:t>Acknowledgments:</w:t>
      </w:r>
      <w:r w:rsidRPr="00706F48">
        <w:t xml:space="preserve"> </w:t>
      </w:r>
    </w:p>
    <w:p w14:paraId="14CC87B1" w14:textId="5B0F4C10" w:rsidR="00056C20" w:rsidRDefault="006828B3" w:rsidP="00056C20">
      <w:pPr>
        <w:pStyle w:val="MDPI62Acknowledgments"/>
      </w:pPr>
      <w:r>
        <w:tab/>
        <w:t xml:space="preserve">We thank Bruce cook and NASA </w:t>
      </w:r>
      <w:r w:rsidRPr="006828B3">
        <w:t>Goddard</w:t>
      </w:r>
      <w:r>
        <w:t>’</w:t>
      </w:r>
      <w:r w:rsidRPr="006828B3">
        <w:t>s G-</w:t>
      </w:r>
      <w:proofErr w:type="spellStart"/>
      <w:r w:rsidRPr="006828B3">
        <w:t>LiHT</w:t>
      </w:r>
      <w:proofErr w:type="spellEnd"/>
      <w:r w:rsidRPr="006828B3">
        <w:t xml:space="preserve"> team</w:t>
      </w:r>
      <w:r>
        <w:t>, as well as the National Ecological Observatory Network</w:t>
      </w:r>
      <w:r w:rsidRPr="006828B3">
        <w:t xml:space="preserve"> for</w:t>
      </w:r>
      <w:r w:rsidR="005A5AAA">
        <w:t xml:space="preserve"> the</w:t>
      </w:r>
      <w:r w:rsidRPr="006828B3">
        <w:t xml:space="preserve"> use of their LiDAR</w:t>
      </w:r>
      <w:r>
        <w:t xml:space="preserve">. We thank Kathryn Miller and the </w:t>
      </w:r>
      <w:r w:rsidR="00716B57">
        <w:t>National Park S</w:t>
      </w:r>
      <w:r>
        <w:t xml:space="preserve">ervice, David </w:t>
      </w:r>
      <w:proofErr w:type="spellStart"/>
      <w:r>
        <w:t>Orwig</w:t>
      </w:r>
      <w:proofErr w:type="spellEnd"/>
      <w:r>
        <w:t xml:space="preserve"> and Harvard Forest, Shawn </w:t>
      </w:r>
      <w:proofErr w:type="spellStart"/>
      <w:r>
        <w:t>Fraver</w:t>
      </w:r>
      <w:proofErr w:type="spellEnd"/>
      <w:r>
        <w:t xml:space="preserve"> and Howland Research Forest, and Laura </w:t>
      </w:r>
      <w:proofErr w:type="spellStart"/>
      <w:r>
        <w:t>Kenefic</w:t>
      </w:r>
      <w:proofErr w:type="spellEnd"/>
      <w:r>
        <w:t xml:space="preserve"> and the</w:t>
      </w:r>
      <w:r w:rsidR="00056C20">
        <w:t xml:space="preserve"> U.S. Forest Service’s</w:t>
      </w:r>
      <w:r>
        <w:t xml:space="preserve"> Penobscot Experimental Forest for the use of their field inventory data.</w:t>
      </w:r>
      <w:r w:rsidR="00056C20">
        <w:t xml:space="preserve"> We thank the Maine Agricultural and Forest Experiment Station for funding support.</w:t>
      </w:r>
    </w:p>
    <w:p w14:paraId="285E0D57" w14:textId="3DAFCA52" w:rsidR="00056C20" w:rsidRPr="006828B3" w:rsidRDefault="00056C20" w:rsidP="00056C20">
      <w:pPr>
        <w:pStyle w:val="MDPI62Acknowledgments"/>
      </w:pPr>
      <w:r>
        <w:tab/>
        <w:t xml:space="preserve">We also thank Jennifer G. Fortier for her extensive revisions, John B. </w:t>
      </w:r>
      <w:proofErr w:type="spellStart"/>
      <w:r>
        <w:t>Kilbride</w:t>
      </w:r>
      <w:proofErr w:type="spellEnd"/>
      <w:r>
        <w:t xml:space="preserve"> for conceptualization, and Stephen Cousins with the University of Maine’s Advanced Computing Group for his assistance with cluster computing.</w:t>
      </w:r>
    </w:p>
    <w:p w14:paraId="61DEC489" w14:textId="75A46862" w:rsidR="00EA6423" w:rsidRDefault="00EA6423" w:rsidP="00ED22A6">
      <w:pPr>
        <w:pStyle w:val="MDPI63AuthorContributions"/>
        <w:rPr>
          <w:b/>
        </w:rPr>
      </w:pPr>
      <w:r w:rsidRPr="00706F48">
        <w:rPr>
          <w:b/>
        </w:rPr>
        <w:t xml:space="preserve">Author Contributions: </w:t>
      </w:r>
    </w:p>
    <w:p w14:paraId="4B758610" w14:textId="67DF33BB" w:rsidR="000322AE" w:rsidRPr="000322AE" w:rsidRDefault="000322AE" w:rsidP="00ED22A6">
      <w:pPr>
        <w:pStyle w:val="MDPI63AuthorContributions"/>
      </w:pPr>
      <w:r>
        <w:t xml:space="preserve">Elias Ayrey designed this study, developed the methodology, performed the analysis, and wrote the manuscript. Daniel </w:t>
      </w:r>
      <w:r w:rsidR="00BB1D89">
        <w:t xml:space="preserve">J. </w:t>
      </w:r>
      <w:r>
        <w:t>Hayes</w:t>
      </w:r>
      <w:r w:rsidR="00BB1D89">
        <w:t xml:space="preserve"> provided extensive revisions, aided in conceptualization, and supplied laboratory and computing resources.</w:t>
      </w:r>
    </w:p>
    <w:p w14:paraId="085AB2F2" w14:textId="14D996DA" w:rsidR="00056C20" w:rsidRPr="00706F48" w:rsidRDefault="00EA6423" w:rsidP="00ED22A6">
      <w:pPr>
        <w:pStyle w:val="MDPI64CoI"/>
      </w:pPr>
      <w:r w:rsidRPr="00706F48">
        <w:rPr>
          <w:b/>
        </w:rPr>
        <w:t>Conflicts of Interest:</w:t>
      </w:r>
      <w:r w:rsidRPr="00706F48">
        <w:t xml:space="preserve"> The authors declare no </w:t>
      </w:r>
      <w:r w:rsidR="00847818">
        <w:t>conflict of interest.</w:t>
      </w:r>
    </w:p>
    <w:p w14:paraId="78FAE8AA" w14:textId="77777777" w:rsidR="00EA6423" w:rsidRPr="00706F48" w:rsidRDefault="00EA6423" w:rsidP="000322AE">
      <w:pPr>
        <w:pStyle w:val="MDPI21heading1"/>
        <w:suppressLineNumbers/>
        <w:spacing w:line="240" w:lineRule="auto"/>
        <w:contextualSpacing/>
      </w:pPr>
      <w:r w:rsidRPr="00706F48">
        <w:lastRenderedPageBreak/>
        <w:t>References</w:t>
      </w:r>
    </w:p>
    <w:p w14:paraId="65DFD4F3"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bookmarkStart w:id="410" w:name="OLE_LINK3"/>
      <w:r w:rsidRPr="000C603B">
        <w:rPr>
          <w:rFonts w:ascii="Palatino Linotype" w:eastAsia="Times New Roman" w:hAnsi="Palatino Linotype" w:cs="Times New Roman"/>
          <w:sz w:val="18"/>
          <w:szCs w:val="18"/>
        </w:rPr>
        <w:t xml:space="preserve">Lim, K. S.; </w:t>
      </w:r>
      <w:proofErr w:type="spellStart"/>
      <w:r w:rsidRPr="000C603B">
        <w:rPr>
          <w:rFonts w:ascii="Palatino Linotype" w:eastAsia="Times New Roman" w:hAnsi="Palatino Linotype" w:cs="Times New Roman"/>
          <w:sz w:val="18"/>
          <w:szCs w:val="18"/>
        </w:rPr>
        <w:t>Treitz</w:t>
      </w:r>
      <w:proofErr w:type="spellEnd"/>
      <w:r w:rsidRPr="000C603B">
        <w:rPr>
          <w:rFonts w:ascii="Palatino Linotype" w:eastAsia="Times New Roman" w:hAnsi="Palatino Linotype" w:cs="Times New Roman"/>
          <w:sz w:val="18"/>
          <w:szCs w:val="18"/>
        </w:rPr>
        <w:t xml:space="preserve">, P. M. Estimation of above ground forest biomass from airborne discrete return laser scanner data </w:t>
      </w:r>
      <w:r w:rsidRPr="00156088">
        <w:rPr>
          <w:rFonts w:ascii="Palatino Linotype" w:eastAsia="Times New Roman" w:hAnsi="Palatino Linotype" w:cs="Times New Roman"/>
          <w:sz w:val="18"/>
          <w:szCs w:val="18"/>
        </w:rPr>
        <w:t xml:space="preserve">using canopy-based quantile estimators. </w:t>
      </w:r>
      <w:r w:rsidRPr="00156088">
        <w:rPr>
          <w:rFonts w:ascii="Palatino Linotype" w:eastAsia="Times New Roman" w:hAnsi="Palatino Linotype" w:cs="Times New Roman"/>
          <w:i/>
          <w:iCs/>
          <w:sz w:val="18"/>
          <w:szCs w:val="18"/>
        </w:rPr>
        <w:t>Scand. J. For. Res.</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2004</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19</w:t>
      </w:r>
      <w:r w:rsidRPr="00156088">
        <w:rPr>
          <w:rFonts w:ascii="Palatino Linotype" w:eastAsia="Times New Roman" w:hAnsi="Palatino Linotype" w:cs="Times New Roman"/>
          <w:sz w:val="18"/>
          <w:szCs w:val="18"/>
        </w:rPr>
        <w:t>, 558–570.</w:t>
      </w:r>
    </w:p>
    <w:p w14:paraId="56F96C9B"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Næsset</w:t>
      </w:r>
      <w:proofErr w:type="spellEnd"/>
      <w:r w:rsidRPr="00156088">
        <w:rPr>
          <w:rFonts w:ascii="Palatino Linotype" w:eastAsia="Times New Roman" w:hAnsi="Palatino Linotype" w:cs="Times New Roman"/>
          <w:sz w:val="18"/>
          <w:szCs w:val="18"/>
        </w:rPr>
        <w:t xml:space="preserve">, E. Predicting forest stand characteristics with airborne scanning laser using a practical two-stage procedure and field data. </w:t>
      </w:r>
      <w:r w:rsidRPr="00156088">
        <w:rPr>
          <w:rFonts w:ascii="Palatino Linotype" w:eastAsia="Times New Roman" w:hAnsi="Palatino Linotype" w:cs="Times New Roman"/>
          <w:i/>
          <w:iCs/>
          <w:sz w:val="18"/>
          <w:szCs w:val="18"/>
        </w:rPr>
        <w:t>Remote Sens. Environ.</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2002</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80</w:t>
      </w:r>
      <w:r w:rsidRPr="00156088">
        <w:rPr>
          <w:rFonts w:ascii="Palatino Linotype" w:eastAsia="Times New Roman" w:hAnsi="Palatino Linotype" w:cs="Times New Roman"/>
          <w:sz w:val="18"/>
          <w:szCs w:val="18"/>
        </w:rPr>
        <w:t>, 88–99.</w:t>
      </w:r>
    </w:p>
    <w:p w14:paraId="39C85997"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White, J. C.; Coops, N. C.; </w:t>
      </w:r>
      <w:proofErr w:type="spellStart"/>
      <w:r w:rsidRPr="00156088">
        <w:rPr>
          <w:rFonts w:ascii="Palatino Linotype" w:eastAsia="Times New Roman" w:hAnsi="Palatino Linotype" w:cs="Times New Roman"/>
          <w:sz w:val="18"/>
          <w:szCs w:val="18"/>
        </w:rPr>
        <w:t>Wulder</w:t>
      </w:r>
      <w:proofErr w:type="spellEnd"/>
      <w:r w:rsidRPr="00156088">
        <w:rPr>
          <w:rFonts w:ascii="Palatino Linotype" w:eastAsia="Times New Roman" w:hAnsi="Palatino Linotype" w:cs="Times New Roman"/>
          <w:sz w:val="18"/>
          <w:szCs w:val="18"/>
        </w:rPr>
        <w:t xml:space="preserve">, M. A.; </w:t>
      </w:r>
      <w:proofErr w:type="spellStart"/>
      <w:r w:rsidRPr="00156088">
        <w:rPr>
          <w:rFonts w:ascii="Palatino Linotype" w:eastAsia="Times New Roman" w:hAnsi="Palatino Linotype" w:cs="Times New Roman"/>
          <w:sz w:val="18"/>
          <w:szCs w:val="18"/>
        </w:rPr>
        <w:t>Vastaranta</w:t>
      </w:r>
      <w:proofErr w:type="spellEnd"/>
      <w:r w:rsidRPr="00156088">
        <w:rPr>
          <w:rFonts w:ascii="Palatino Linotype" w:eastAsia="Times New Roman" w:hAnsi="Palatino Linotype" w:cs="Times New Roman"/>
          <w:sz w:val="18"/>
          <w:szCs w:val="18"/>
        </w:rPr>
        <w:t xml:space="preserve">, M.; </w:t>
      </w:r>
      <w:proofErr w:type="spellStart"/>
      <w:r w:rsidRPr="00156088">
        <w:rPr>
          <w:rFonts w:ascii="Palatino Linotype" w:eastAsia="Times New Roman" w:hAnsi="Palatino Linotype" w:cs="Times New Roman"/>
          <w:sz w:val="18"/>
          <w:szCs w:val="18"/>
        </w:rPr>
        <w:t>Hilker</w:t>
      </w:r>
      <w:proofErr w:type="spellEnd"/>
      <w:r w:rsidRPr="00156088">
        <w:rPr>
          <w:rFonts w:ascii="Palatino Linotype" w:eastAsia="Times New Roman" w:hAnsi="Palatino Linotype" w:cs="Times New Roman"/>
          <w:sz w:val="18"/>
          <w:szCs w:val="18"/>
        </w:rPr>
        <w:t xml:space="preserve">, T.; </w:t>
      </w:r>
      <w:proofErr w:type="spellStart"/>
      <w:r w:rsidRPr="00156088">
        <w:rPr>
          <w:rFonts w:ascii="Palatino Linotype" w:eastAsia="Times New Roman" w:hAnsi="Palatino Linotype" w:cs="Times New Roman"/>
          <w:sz w:val="18"/>
          <w:szCs w:val="18"/>
        </w:rPr>
        <w:t>Tompalski</w:t>
      </w:r>
      <w:proofErr w:type="spellEnd"/>
      <w:r w:rsidRPr="00156088">
        <w:rPr>
          <w:rFonts w:ascii="Palatino Linotype" w:eastAsia="Times New Roman" w:hAnsi="Palatino Linotype" w:cs="Times New Roman"/>
          <w:sz w:val="18"/>
          <w:szCs w:val="18"/>
        </w:rPr>
        <w:t xml:space="preserve">, P. Remote sensing technologies for enhancing forest inventories: A review. </w:t>
      </w:r>
      <w:r w:rsidRPr="00156088">
        <w:rPr>
          <w:rFonts w:ascii="Palatino Linotype" w:eastAsia="Times New Roman" w:hAnsi="Palatino Linotype" w:cs="Times New Roman"/>
          <w:i/>
          <w:iCs/>
          <w:sz w:val="18"/>
          <w:szCs w:val="18"/>
        </w:rPr>
        <w:t>Can. J. Remote Sens.</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2016</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42</w:t>
      </w:r>
      <w:r w:rsidRPr="00156088">
        <w:rPr>
          <w:rFonts w:ascii="Palatino Linotype" w:eastAsia="Times New Roman" w:hAnsi="Palatino Linotype" w:cs="Times New Roman"/>
          <w:sz w:val="18"/>
          <w:szCs w:val="18"/>
        </w:rPr>
        <w:t>, 619–641.</w:t>
      </w:r>
    </w:p>
    <w:p w14:paraId="5621C32E"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Hudak</w:t>
      </w:r>
      <w:proofErr w:type="spellEnd"/>
      <w:r w:rsidRPr="00156088">
        <w:rPr>
          <w:rFonts w:ascii="Palatino Linotype" w:eastAsia="Times New Roman" w:hAnsi="Palatino Linotype" w:cs="Times New Roman"/>
          <w:sz w:val="18"/>
          <w:szCs w:val="18"/>
        </w:rPr>
        <w:t xml:space="preserve">, A. T.; Strand, E. K.; </w:t>
      </w:r>
      <w:proofErr w:type="spellStart"/>
      <w:r w:rsidRPr="00156088">
        <w:rPr>
          <w:rFonts w:ascii="Palatino Linotype" w:eastAsia="Times New Roman" w:hAnsi="Palatino Linotype" w:cs="Times New Roman"/>
          <w:sz w:val="18"/>
          <w:szCs w:val="18"/>
        </w:rPr>
        <w:t>Vierling</w:t>
      </w:r>
      <w:proofErr w:type="spellEnd"/>
      <w:r w:rsidRPr="00156088">
        <w:rPr>
          <w:rFonts w:ascii="Palatino Linotype" w:eastAsia="Times New Roman" w:hAnsi="Palatino Linotype" w:cs="Times New Roman"/>
          <w:sz w:val="18"/>
          <w:szCs w:val="18"/>
        </w:rPr>
        <w:t xml:space="preserve">, L. A.; Byrne, J. C.; </w:t>
      </w:r>
      <w:proofErr w:type="spellStart"/>
      <w:r w:rsidRPr="00156088">
        <w:rPr>
          <w:rFonts w:ascii="Palatino Linotype" w:eastAsia="Times New Roman" w:hAnsi="Palatino Linotype" w:cs="Times New Roman"/>
          <w:sz w:val="18"/>
          <w:szCs w:val="18"/>
        </w:rPr>
        <w:t>Eitel</w:t>
      </w:r>
      <w:proofErr w:type="spellEnd"/>
      <w:r w:rsidRPr="00156088">
        <w:rPr>
          <w:rFonts w:ascii="Palatino Linotype" w:eastAsia="Times New Roman" w:hAnsi="Palatino Linotype" w:cs="Times New Roman"/>
          <w:sz w:val="18"/>
          <w:szCs w:val="18"/>
        </w:rPr>
        <w:t xml:space="preserve">, J. U.; </w:t>
      </w:r>
      <w:proofErr w:type="spellStart"/>
      <w:r w:rsidRPr="00156088">
        <w:rPr>
          <w:rFonts w:ascii="Palatino Linotype" w:eastAsia="Times New Roman" w:hAnsi="Palatino Linotype" w:cs="Times New Roman"/>
          <w:sz w:val="18"/>
          <w:szCs w:val="18"/>
        </w:rPr>
        <w:t>Martinuzzi</w:t>
      </w:r>
      <w:proofErr w:type="spellEnd"/>
      <w:r w:rsidRPr="00156088">
        <w:rPr>
          <w:rFonts w:ascii="Palatino Linotype" w:eastAsia="Times New Roman" w:hAnsi="Palatino Linotype" w:cs="Times New Roman"/>
          <w:sz w:val="18"/>
          <w:szCs w:val="18"/>
        </w:rPr>
        <w:t xml:space="preserve">, S.; </w:t>
      </w:r>
      <w:proofErr w:type="spellStart"/>
      <w:r w:rsidRPr="00156088">
        <w:rPr>
          <w:rFonts w:ascii="Palatino Linotype" w:eastAsia="Times New Roman" w:hAnsi="Palatino Linotype" w:cs="Times New Roman"/>
          <w:sz w:val="18"/>
          <w:szCs w:val="18"/>
        </w:rPr>
        <w:t>Falkowski</w:t>
      </w:r>
      <w:proofErr w:type="spellEnd"/>
      <w:r w:rsidRPr="00156088">
        <w:rPr>
          <w:rFonts w:ascii="Palatino Linotype" w:eastAsia="Times New Roman" w:hAnsi="Palatino Linotype" w:cs="Times New Roman"/>
          <w:sz w:val="18"/>
          <w:szCs w:val="18"/>
        </w:rPr>
        <w:t xml:space="preserve">, M. J. Quantifying aboveground forest carbon pools and fluxes from repeat LiDAR surveys. </w:t>
      </w:r>
      <w:r w:rsidRPr="00156088">
        <w:rPr>
          <w:rFonts w:ascii="Palatino Linotype" w:eastAsia="Times New Roman" w:hAnsi="Palatino Linotype" w:cs="Times New Roman"/>
          <w:i/>
          <w:iCs/>
          <w:sz w:val="18"/>
          <w:szCs w:val="18"/>
        </w:rPr>
        <w:t>Remote Sens. Environ.</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2012</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123</w:t>
      </w:r>
      <w:r w:rsidRPr="00156088">
        <w:rPr>
          <w:rFonts w:ascii="Palatino Linotype" w:eastAsia="Times New Roman" w:hAnsi="Palatino Linotype" w:cs="Times New Roman"/>
          <w:sz w:val="18"/>
          <w:szCs w:val="18"/>
        </w:rPr>
        <w:t>, 25–40.</w:t>
      </w:r>
    </w:p>
    <w:p w14:paraId="6849A6EE"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Graf, R. F.; </w:t>
      </w:r>
      <w:proofErr w:type="spellStart"/>
      <w:r w:rsidRPr="00156088">
        <w:rPr>
          <w:rFonts w:ascii="Palatino Linotype" w:eastAsia="Times New Roman" w:hAnsi="Palatino Linotype" w:cs="Times New Roman"/>
          <w:sz w:val="18"/>
          <w:szCs w:val="18"/>
        </w:rPr>
        <w:t>Mathys</w:t>
      </w:r>
      <w:proofErr w:type="spellEnd"/>
      <w:r w:rsidRPr="00156088">
        <w:rPr>
          <w:rFonts w:ascii="Palatino Linotype" w:eastAsia="Times New Roman" w:hAnsi="Palatino Linotype" w:cs="Times New Roman"/>
          <w:sz w:val="18"/>
          <w:szCs w:val="18"/>
        </w:rPr>
        <w:t xml:space="preserve">, L.; </w:t>
      </w:r>
      <w:proofErr w:type="spellStart"/>
      <w:r w:rsidRPr="00156088">
        <w:rPr>
          <w:rFonts w:ascii="Palatino Linotype" w:eastAsia="Times New Roman" w:hAnsi="Palatino Linotype" w:cs="Times New Roman"/>
          <w:sz w:val="18"/>
          <w:szCs w:val="18"/>
        </w:rPr>
        <w:t>Bollmann</w:t>
      </w:r>
      <w:proofErr w:type="spellEnd"/>
      <w:r w:rsidRPr="00156088">
        <w:rPr>
          <w:rFonts w:ascii="Palatino Linotype" w:eastAsia="Times New Roman" w:hAnsi="Palatino Linotype" w:cs="Times New Roman"/>
          <w:sz w:val="18"/>
          <w:szCs w:val="18"/>
        </w:rPr>
        <w:t xml:space="preserve">, K. Habitat assessment for forest dwelling species using LiDAR remote sensing: </w:t>
      </w:r>
      <w:proofErr w:type="spellStart"/>
      <w:r w:rsidRPr="00156088">
        <w:rPr>
          <w:rFonts w:ascii="Palatino Linotype" w:eastAsia="Times New Roman" w:hAnsi="Palatino Linotype" w:cs="Times New Roman"/>
          <w:sz w:val="18"/>
          <w:szCs w:val="18"/>
        </w:rPr>
        <w:t>Capercaillie</w:t>
      </w:r>
      <w:proofErr w:type="spellEnd"/>
      <w:r w:rsidRPr="00156088">
        <w:rPr>
          <w:rFonts w:ascii="Palatino Linotype" w:eastAsia="Times New Roman" w:hAnsi="Palatino Linotype" w:cs="Times New Roman"/>
          <w:sz w:val="18"/>
          <w:szCs w:val="18"/>
        </w:rPr>
        <w:t xml:space="preserve"> in the Alps. </w:t>
      </w:r>
      <w:r w:rsidRPr="00156088">
        <w:rPr>
          <w:rFonts w:ascii="Palatino Linotype" w:eastAsia="Times New Roman" w:hAnsi="Palatino Linotype" w:cs="Times New Roman"/>
          <w:i/>
          <w:iCs/>
          <w:sz w:val="18"/>
          <w:szCs w:val="18"/>
        </w:rPr>
        <w:t xml:space="preserve">For. Ecol. </w:t>
      </w:r>
      <w:proofErr w:type="spellStart"/>
      <w:r w:rsidRPr="00156088">
        <w:rPr>
          <w:rFonts w:ascii="Palatino Linotype" w:eastAsia="Times New Roman" w:hAnsi="Palatino Linotype" w:cs="Times New Roman"/>
          <w:i/>
          <w:iCs/>
          <w:sz w:val="18"/>
          <w:szCs w:val="18"/>
        </w:rPr>
        <w:t>Manag</w:t>
      </w:r>
      <w:proofErr w:type="spellEnd"/>
      <w:r w:rsidRPr="00156088">
        <w:rPr>
          <w:rFonts w:ascii="Palatino Linotype" w:eastAsia="Times New Roman" w:hAnsi="Palatino Linotype" w:cs="Times New Roman"/>
          <w:i/>
          <w:iCs/>
          <w:sz w:val="18"/>
          <w:szCs w:val="18"/>
        </w:rPr>
        <w:t>.</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2009</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257</w:t>
      </w:r>
      <w:r w:rsidRPr="00156088">
        <w:rPr>
          <w:rFonts w:ascii="Palatino Linotype" w:eastAsia="Times New Roman" w:hAnsi="Palatino Linotype" w:cs="Times New Roman"/>
          <w:sz w:val="18"/>
          <w:szCs w:val="18"/>
        </w:rPr>
        <w:t>, 160–167.</w:t>
      </w:r>
    </w:p>
    <w:p w14:paraId="6C95F5E3"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Woods, M.; Pitt, D.; </w:t>
      </w:r>
      <w:proofErr w:type="spellStart"/>
      <w:r w:rsidRPr="00156088">
        <w:rPr>
          <w:rFonts w:ascii="Palatino Linotype" w:eastAsia="Times New Roman" w:hAnsi="Palatino Linotype" w:cs="Times New Roman"/>
          <w:sz w:val="18"/>
          <w:szCs w:val="18"/>
        </w:rPr>
        <w:t>Penner</w:t>
      </w:r>
      <w:proofErr w:type="spellEnd"/>
      <w:r w:rsidRPr="00156088">
        <w:rPr>
          <w:rFonts w:ascii="Palatino Linotype" w:eastAsia="Times New Roman" w:hAnsi="Palatino Linotype" w:cs="Times New Roman"/>
          <w:sz w:val="18"/>
          <w:szCs w:val="18"/>
        </w:rPr>
        <w:t xml:space="preserve">, M.; Lim, K.; Nesbitt, D.; Etheridge, D.; </w:t>
      </w:r>
      <w:proofErr w:type="spellStart"/>
      <w:r w:rsidRPr="00156088">
        <w:rPr>
          <w:rFonts w:ascii="Palatino Linotype" w:eastAsia="Times New Roman" w:hAnsi="Palatino Linotype" w:cs="Times New Roman"/>
          <w:sz w:val="18"/>
          <w:szCs w:val="18"/>
        </w:rPr>
        <w:t>Treitz</w:t>
      </w:r>
      <w:proofErr w:type="spellEnd"/>
      <w:r w:rsidRPr="00156088">
        <w:rPr>
          <w:rFonts w:ascii="Palatino Linotype" w:eastAsia="Times New Roman" w:hAnsi="Palatino Linotype" w:cs="Times New Roman"/>
          <w:sz w:val="18"/>
          <w:szCs w:val="18"/>
        </w:rPr>
        <w:t xml:space="preserve">, P. Operational implementation of a LiDAR inventory in Boreal Ontario. </w:t>
      </w:r>
      <w:r w:rsidRPr="00156088">
        <w:rPr>
          <w:rFonts w:ascii="Palatino Linotype" w:eastAsia="Times New Roman" w:hAnsi="Palatino Linotype" w:cs="Times New Roman"/>
          <w:i/>
          <w:iCs/>
          <w:sz w:val="18"/>
          <w:szCs w:val="18"/>
        </w:rPr>
        <w:t>For. Chron.</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2011</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87</w:t>
      </w:r>
      <w:r w:rsidRPr="00156088">
        <w:rPr>
          <w:rFonts w:ascii="Palatino Linotype" w:eastAsia="Times New Roman" w:hAnsi="Palatino Linotype" w:cs="Times New Roman"/>
          <w:sz w:val="18"/>
          <w:szCs w:val="18"/>
        </w:rPr>
        <w:t>, 512–528.</w:t>
      </w:r>
    </w:p>
    <w:p w14:paraId="50070837"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White, J. C.; </w:t>
      </w:r>
      <w:proofErr w:type="spellStart"/>
      <w:r w:rsidRPr="00156088">
        <w:rPr>
          <w:rFonts w:ascii="Palatino Linotype" w:eastAsia="Times New Roman" w:hAnsi="Palatino Linotype" w:cs="Times New Roman"/>
          <w:sz w:val="18"/>
          <w:szCs w:val="18"/>
        </w:rPr>
        <w:t>Wulder</w:t>
      </w:r>
      <w:proofErr w:type="spellEnd"/>
      <w:r w:rsidRPr="00156088">
        <w:rPr>
          <w:rFonts w:ascii="Palatino Linotype" w:eastAsia="Times New Roman" w:hAnsi="Palatino Linotype" w:cs="Times New Roman"/>
          <w:sz w:val="18"/>
          <w:szCs w:val="18"/>
        </w:rPr>
        <w:t xml:space="preserve">, M. A.; </w:t>
      </w:r>
      <w:proofErr w:type="spellStart"/>
      <w:r w:rsidRPr="00156088">
        <w:rPr>
          <w:rFonts w:ascii="Palatino Linotype" w:eastAsia="Times New Roman" w:hAnsi="Palatino Linotype" w:cs="Times New Roman"/>
          <w:sz w:val="18"/>
          <w:szCs w:val="18"/>
        </w:rPr>
        <w:t>Varhola</w:t>
      </w:r>
      <w:proofErr w:type="spellEnd"/>
      <w:r w:rsidRPr="00156088">
        <w:rPr>
          <w:rFonts w:ascii="Palatino Linotype" w:eastAsia="Times New Roman" w:hAnsi="Palatino Linotype" w:cs="Times New Roman"/>
          <w:sz w:val="18"/>
          <w:szCs w:val="18"/>
        </w:rPr>
        <w:t xml:space="preserve">, A.; </w:t>
      </w:r>
      <w:proofErr w:type="spellStart"/>
      <w:r w:rsidRPr="00156088">
        <w:rPr>
          <w:rFonts w:ascii="Palatino Linotype" w:eastAsia="Times New Roman" w:hAnsi="Palatino Linotype" w:cs="Times New Roman"/>
          <w:sz w:val="18"/>
          <w:szCs w:val="18"/>
        </w:rPr>
        <w:t>Vastaranta</w:t>
      </w:r>
      <w:proofErr w:type="spellEnd"/>
      <w:r w:rsidRPr="00156088">
        <w:rPr>
          <w:rFonts w:ascii="Palatino Linotype" w:eastAsia="Times New Roman" w:hAnsi="Palatino Linotype" w:cs="Times New Roman"/>
          <w:sz w:val="18"/>
          <w:szCs w:val="18"/>
        </w:rPr>
        <w:t xml:space="preserve">, M.; Coops, N. C.; Cook, B. D.; Pitt, D.; Woods, M. A best practices guide for generating forest inventory attributes from airborne laser scanning data using an area-based approach. </w:t>
      </w:r>
      <w:r w:rsidRPr="00156088">
        <w:rPr>
          <w:rFonts w:ascii="Palatino Linotype" w:eastAsia="Times New Roman" w:hAnsi="Palatino Linotype" w:cs="Times New Roman"/>
          <w:i/>
          <w:iCs/>
          <w:sz w:val="18"/>
          <w:szCs w:val="18"/>
        </w:rPr>
        <w:t>For. Chron.</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2013</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89</w:t>
      </w:r>
      <w:r w:rsidRPr="00156088">
        <w:rPr>
          <w:rFonts w:ascii="Palatino Linotype" w:eastAsia="Times New Roman" w:hAnsi="Palatino Linotype" w:cs="Times New Roman"/>
          <w:sz w:val="18"/>
          <w:szCs w:val="18"/>
        </w:rPr>
        <w:t>, 722–723.</w:t>
      </w:r>
    </w:p>
    <w:p w14:paraId="38D2FE79"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Penner</w:t>
      </w:r>
      <w:proofErr w:type="spellEnd"/>
      <w:r w:rsidRPr="00156088">
        <w:rPr>
          <w:rFonts w:ascii="Palatino Linotype" w:eastAsia="Times New Roman" w:hAnsi="Palatino Linotype" w:cs="Times New Roman"/>
          <w:sz w:val="18"/>
          <w:szCs w:val="18"/>
        </w:rPr>
        <w:t xml:space="preserve">, M.; Pitt, D. G.; Woods, M. E. Parametric vs. nonparametric LiDAR models for operational forest inventory in boreal Ontario. </w:t>
      </w:r>
      <w:r w:rsidRPr="00156088">
        <w:rPr>
          <w:rFonts w:ascii="Palatino Linotype" w:eastAsia="Times New Roman" w:hAnsi="Palatino Linotype" w:cs="Times New Roman"/>
          <w:i/>
          <w:iCs/>
          <w:sz w:val="18"/>
          <w:szCs w:val="18"/>
        </w:rPr>
        <w:t>Can. J. Remote Sens.</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2013</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39</w:t>
      </w:r>
      <w:r w:rsidRPr="00156088">
        <w:rPr>
          <w:rFonts w:ascii="Palatino Linotype" w:eastAsia="Times New Roman" w:hAnsi="Palatino Linotype" w:cs="Times New Roman"/>
          <w:sz w:val="18"/>
          <w:szCs w:val="18"/>
        </w:rPr>
        <w:t>, 426–443.</w:t>
      </w:r>
    </w:p>
    <w:p w14:paraId="11792F4B"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Latifi</w:t>
      </w:r>
      <w:proofErr w:type="spellEnd"/>
      <w:r w:rsidRPr="00156088">
        <w:rPr>
          <w:rFonts w:ascii="Palatino Linotype" w:eastAsia="Times New Roman" w:hAnsi="Palatino Linotype" w:cs="Times New Roman"/>
          <w:sz w:val="18"/>
          <w:szCs w:val="18"/>
        </w:rPr>
        <w:t xml:space="preserve">, H.; </w:t>
      </w:r>
      <w:proofErr w:type="spellStart"/>
      <w:r w:rsidRPr="00156088">
        <w:rPr>
          <w:rFonts w:ascii="Palatino Linotype" w:eastAsia="Times New Roman" w:hAnsi="Palatino Linotype" w:cs="Times New Roman"/>
          <w:sz w:val="18"/>
          <w:szCs w:val="18"/>
        </w:rPr>
        <w:t>Nothdurft</w:t>
      </w:r>
      <w:proofErr w:type="spellEnd"/>
      <w:r w:rsidRPr="00156088">
        <w:rPr>
          <w:rFonts w:ascii="Palatino Linotype" w:eastAsia="Times New Roman" w:hAnsi="Palatino Linotype" w:cs="Times New Roman"/>
          <w:sz w:val="18"/>
          <w:szCs w:val="18"/>
        </w:rPr>
        <w:t xml:space="preserve">, A.; Koch, B. Non-parametric prediction and mapping of standing timber volume and biomass in a temperate forest: application of multiple optical/LiDAR-derived predictors. </w:t>
      </w:r>
      <w:r w:rsidRPr="00156088">
        <w:rPr>
          <w:rFonts w:ascii="Palatino Linotype" w:eastAsia="Times New Roman" w:hAnsi="Palatino Linotype" w:cs="Times New Roman"/>
          <w:i/>
          <w:iCs/>
          <w:sz w:val="18"/>
          <w:szCs w:val="18"/>
        </w:rPr>
        <w:t>Forestry</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2010</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83</w:t>
      </w:r>
      <w:r w:rsidRPr="00156088">
        <w:rPr>
          <w:rFonts w:ascii="Palatino Linotype" w:eastAsia="Times New Roman" w:hAnsi="Palatino Linotype" w:cs="Times New Roman"/>
          <w:sz w:val="18"/>
          <w:szCs w:val="18"/>
        </w:rPr>
        <w:t>, 395–407.</w:t>
      </w:r>
    </w:p>
    <w:p w14:paraId="711800B9"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Means, J. E.; Acker, S. A.; </w:t>
      </w:r>
      <w:proofErr w:type="spellStart"/>
      <w:r w:rsidRPr="00156088">
        <w:rPr>
          <w:rFonts w:ascii="Palatino Linotype" w:eastAsia="Times New Roman" w:hAnsi="Palatino Linotype" w:cs="Times New Roman"/>
          <w:sz w:val="18"/>
          <w:szCs w:val="18"/>
        </w:rPr>
        <w:t>Fitt</w:t>
      </w:r>
      <w:proofErr w:type="spellEnd"/>
      <w:r w:rsidRPr="00156088">
        <w:rPr>
          <w:rFonts w:ascii="Palatino Linotype" w:eastAsia="Times New Roman" w:hAnsi="Palatino Linotype" w:cs="Times New Roman"/>
          <w:sz w:val="18"/>
          <w:szCs w:val="18"/>
        </w:rPr>
        <w:t xml:space="preserve">, B. J.; </w:t>
      </w:r>
      <w:proofErr w:type="spellStart"/>
      <w:r w:rsidRPr="00156088">
        <w:rPr>
          <w:rFonts w:ascii="Palatino Linotype" w:eastAsia="Times New Roman" w:hAnsi="Palatino Linotype" w:cs="Times New Roman"/>
          <w:sz w:val="18"/>
          <w:szCs w:val="18"/>
        </w:rPr>
        <w:t>Renslow</w:t>
      </w:r>
      <w:proofErr w:type="spellEnd"/>
      <w:r w:rsidRPr="00156088">
        <w:rPr>
          <w:rFonts w:ascii="Palatino Linotype" w:eastAsia="Times New Roman" w:hAnsi="Palatino Linotype" w:cs="Times New Roman"/>
          <w:sz w:val="18"/>
          <w:szCs w:val="18"/>
        </w:rPr>
        <w:t xml:space="preserve">, M.; Emerson, L.; Hendrix, C. J. Predicting forest stand characteristics with airborne scanning </w:t>
      </w:r>
      <w:proofErr w:type="spellStart"/>
      <w:r w:rsidRPr="00156088">
        <w:rPr>
          <w:rFonts w:ascii="Palatino Linotype" w:eastAsia="Times New Roman" w:hAnsi="Palatino Linotype" w:cs="Times New Roman"/>
          <w:sz w:val="18"/>
          <w:szCs w:val="18"/>
        </w:rPr>
        <w:t>lidar</w:t>
      </w:r>
      <w:proofErr w:type="spellEnd"/>
      <w:r w:rsidRPr="00156088">
        <w:rPr>
          <w:rFonts w:ascii="Palatino Linotype" w:eastAsia="Times New Roman" w:hAnsi="Palatino Linotype" w:cs="Times New Roman"/>
          <w:sz w:val="18"/>
          <w:szCs w:val="18"/>
        </w:rPr>
        <w:t xml:space="preserve">. </w:t>
      </w:r>
      <w:proofErr w:type="spellStart"/>
      <w:r w:rsidRPr="00156088">
        <w:rPr>
          <w:rFonts w:ascii="Palatino Linotype" w:eastAsia="Times New Roman" w:hAnsi="Palatino Linotype" w:cs="Times New Roman"/>
          <w:i/>
          <w:iCs/>
          <w:sz w:val="18"/>
          <w:szCs w:val="18"/>
        </w:rPr>
        <w:t>Photogramm</w:t>
      </w:r>
      <w:proofErr w:type="spellEnd"/>
      <w:r w:rsidRPr="00156088">
        <w:rPr>
          <w:rFonts w:ascii="Palatino Linotype" w:eastAsia="Times New Roman" w:hAnsi="Palatino Linotype" w:cs="Times New Roman"/>
          <w:i/>
          <w:iCs/>
          <w:sz w:val="18"/>
          <w:szCs w:val="18"/>
        </w:rPr>
        <w:t>. Eng. Remote Sens.</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2000</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66</w:t>
      </w:r>
      <w:r w:rsidRPr="00156088">
        <w:rPr>
          <w:rFonts w:ascii="Palatino Linotype" w:eastAsia="Times New Roman" w:hAnsi="Palatino Linotype" w:cs="Times New Roman"/>
          <w:sz w:val="18"/>
          <w:szCs w:val="18"/>
        </w:rPr>
        <w:t>, 1367–1372.</w:t>
      </w:r>
    </w:p>
    <w:p w14:paraId="40E0A70D"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Nilsson, M.; </w:t>
      </w:r>
      <w:proofErr w:type="spellStart"/>
      <w:r w:rsidRPr="00156088">
        <w:rPr>
          <w:rFonts w:ascii="Palatino Linotype" w:eastAsia="Times New Roman" w:hAnsi="Palatino Linotype" w:cs="Times New Roman"/>
          <w:sz w:val="18"/>
          <w:szCs w:val="18"/>
        </w:rPr>
        <w:t>Nordkvist</w:t>
      </w:r>
      <w:proofErr w:type="spellEnd"/>
      <w:r w:rsidRPr="00156088">
        <w:rPr>
          <w:rFonts w:ascii="Palatino Linotype" w:eastAsia="Times New Roman" w:hAnsi="Palatino Linotype" w:cs="Times New Roman"/>
          <w:sz w:val="18"/>
          <w:szCs w:val="18"/>
        </w:rPr>
        <w:t xml:space="preserve">, K.; </w:t>
      </w:r>
      <w:proofErr w:type="spellStart"/>
      <w:r w:rsidRPr="00156088">
        <w:rPr>
          <w:rFonts w:ascii="Palatino Linotype" w:eastAsia="Times New Roman" w:hAnsi="Palatino Linotype" w:cs="Times New Roman"/>
          <w:sz w:val="18"/>
          <w:szCs w:val="18"/>
        </w:rPr>
        <w:t>Jonzén</w:t>
      </w:r>
      <w:proofErr w:type="spellEnd"/>
      <w:r w:rsidRPr="00156088">
        <w:rPr>
          <w:rFonts w:ascii="Palatino Linotype" w:eastAsia="Times New Roman" w:hAnsi="Palatino Linotype" w:cs="Times New Roman"/>
          <w:sz w:val="18"/>
          <w:szCs w:val="18"/>
        </w:rPr>
        <w:t xml:space="preserve">, J.; Lindgren, N.; </w:t>
      </w:r>
      <w:proofErr w:type="spellStart"/>
      <w:r w:rsidRPr="00156088">
        <w:rPr>
          <w:rFonts w:ascii="Palatino Linotype" w:eastAsia="Times New Roman" w:hAnsi="Palatino Linotype" w:cs="Times New Roman"/>
          <w:sz w:val="18"/>
          <w:szCs w:val="18"/>
        </w:rPr>
        <w:t>Axensten</w:t>
      </w:r>
      <w:proofErr w:type="spellEnd"/>
      <w:r w:rsidRPr="00156088">
        <w:rPr>
          <w:rFonts w:ascii="Palatino Linotype" w:eastAsia="Times New Roman" w:hAnsi="Palatino Linotype" w:cs="Times New Roman"/>
          <w:sz w:val="18"/>
          <w:szCs w:val="18"/>
        </w:rPr>
        <w:t xml:space="preserve">, P.; </w:t>
      </w:r>
      <w:proofErr w:type="spellStart"/>
      <w:r w:rsidRPr="00156088">
        <w:rPr>
          <w:rFonts w:ascii="Palatino Linotype" w:eastAsia="Times New Roman" w:hAnsi="Palatino Linotype" w:cs="Times New Roman"/>
          <w:sz w:val="18"/>
          <w:szCs w:val="18"/>
        </w:rPr>
        <w:t>Wallerman</w:t>
      </w:r>
      <w:proofErr w:type="spellEnd"/>
      <w:r w:rsidRPr="00156088">
        <w:rPr>
          <w:rFonts w:ascii="Palatino Linotype" w:eastAsia="Times New Roman" w:hAnsi="Palatino Linotype" w:cs="Times New Roman"/>
          <w:sz w:val="18"/>
          <w:szCs w:val="18"/>
        </w:rPr>
        <w:t xml:space="preserve">, J.; </w:t>
      </w:r>
      <w:proofErr w:type="spellStart"/>
      <w:r w:rsidRPr="00156088">
        <w:rPr>
          <w:rFonts w:ascii="Palatino Linotype" w:eastAsia="Times New Roman" w:hAnsi="Palatino Linotype" w:cs="Times New Roman"/>
          <w:sz w:val="18"/>
          <w:szCs w:val="18"/>
        </w:rPr>
        <w:t>Egberth</w:t>
      </w:r>
      <w:proofErr w:type="spellEnd"/>
      <w:r w:rsidRPr="00156088">
        <w:rPr>
          <w:rFonts w:ascii="Palatino Linotype" w:eastAsia="Times New Roman" w:hAnsi="Palatino Linotype" w:cs="Times New Roman"/>
          <w:sz w:val="18"/>
          <w:szCs w:val="18"/>
        </w:rPr>
        <w:t xml:space="preserve">, M.; Larsson, S.; Nilsson, L.; Eriksson, J. A nationwide forest attribute map of Sweden predicted using airborne laser scanning data and field data from the National Forest Inventory. </w:t>
      </w:r>
      <w:r w:rsidRPr="00156088">
        <w:rPr>
          <w:rFonts w:ascii="Palatino Linotype" w:eastAsia="Times New Roman" w:hAnsi="Palatino Linotype" w:cs="Times New Roman"/>
          <w:i/>
          <w:iCs/>
          <w:sz w:val="18"/>
          <w:szCs w:val="18"/>
        </w:rPr>
        <w:t>Remote Sens. Environ.</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2017</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194</w:t>
      </w:r>
      <w:r w:rsidRPr="00156088">
        <w:rPr>
          <w:rFonts w:ascii="Palatino Linotype" w:eastAsia="Times New Roman" w:hAnsi="Palatino Linotype" w:cs="Times New Roman"/>
          <w:sz w:val="18"/>
          <w:szCs w:val="18"/>
        </w:rPr>
        <w:t>, 447–454.</w:t>
      </w:r>
    </w:p>
    <w:p w14:paraId="057582A8"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Goodbody, T. R.; Coops, N. C.; </w:t>
      </w:r>
      <w:proofErr w:type="spellStart"/>
      <w:r w:rsidRPr="00156088">
        <w:rPr>
          <w:rFonts w:ascii="Palatino Linotype" w:eastAsia="Times New Roman" w:hAnsi="Palatino Linotype" w:cs="Times New Roman"/>
          <w:sz w:val="18"/>
          <w:szCs w:val="18"/>
        </w:rPr>
        <w:t>Tompalski</w:t>
      </w:r>
      <w:proofErr w:type="spellEnd"/>
      <w:r w:rsidRPr="00156088">
        <w:rPr>
          <w:rFonts w:ascii="Palatino Linotype" w:eastAsia="Times New Roman" w:hAnsi="Palatino Linotype" w:cs="Times New Roman"/>
          <w:sz w:val="18"/>
          <w:szCs w:val="18"/>
        </w:rPr>
        <w:t xml:space="preserve">, P.; Crawford, P.; Day, K. J. Updating residual stem volume estimates using ALS-and UAV-acquired stereo-photogrammetric point clouds. </w:t>
      </w:r>
      <w:r w:rsidRPr="00156088">
        <w:rPr>
          <w:rFonts w:ascii="Palatino Linotype" w:eastAsia="Times New Roman" w:hAnsi="Palatino Linotype" w:cs="Times New Roman"/>
          <w:i/>
          <w:iCs/>
          <w:sz w:val="18"/>
          <w:szCs w:val="18"/>
        </w:rPr>
        <w:t>Int. J. Remote Sens.</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2017</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38</w:t>
      </w:r>
      <w:r w:rsidRPr="00156088">
        <w:rPr>
          <w:rFonts w:ascii="Palatino Linotype" w:eastAsia="Times New Roman" w:hAnsi="Palatino Linotype" w:cs="Times New Roman"/>
          <w:sz w:val="18"/>
          <w:szCs w:val="18"/>
        </w:rPr>
        <w:t>, 2938–2953.</w:t>
      </w:r>
    </w:p>
    <w:p w14:paraId="08220DD9"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McGaughey</w:t>
      </w:r>
      <w:proofErr w:type="spellEnd"/>
      <w:r w:rsidRPr="00156088">
        <w:rPr>
          <w:rFonts w:ascii="Palatino Linotype" w:eastAsia="Times New Roman" w:hAnsi="Palatino Linotype" w:cs="Times New Roman"/>
          <w:sz w:val="18"/>
          <w:szCs w:val="18"/>
        </w:rPr>
        <w:t xml:space="preserve">, R. J. FUSION/LDV: Software for LIDAR data analysis and visualization. </w:t>
      </w:r>
      <w:r w:rsidRPr="00156088">
        <w:rPr>
          <w:rFonts w:ascii="Palatino Linotype" w:eastAsia="Times New Roman" w:hAnsi="Palatino Linotype" w:cs="Times New Roman"/>
          <w:i/>
          <w:iCs/>
          <w:sz w:val="18"/>
          <w:szCs w:val="18"/>
        </w:rPr>
        <w:t xml:space="preserve">US Dep. Agric. For. Serv. Pac. Northwest Res. </w:t>
      </w:r>
      <w:proofErr w:type="spellStart"/>
      <w:r w:rsidRPr="00156088">
        <w:rPr>
          <w:rFonts w:ascii="Palatino Linotype" w:eastAsia="Times New Roman" w:hAnsi="Palatino Linotype" w:cs="Times New Roman"/>
          <w:i/>
          <w:iCs/>
          <w:sz w:val="18"/>
          <w:szCs w:val="18"/>
        </w:rPr>
        <w:t>Stn.</w:t>
      </w:r>
      <w:proofErr w:type="spellEnd"/>
      <w:r w:rsidRPr="00156088">
        <w:rPr>
          <w:rFonts w:ascii="Palatino Linotype" w:eastAsia="Times New Roman" w:hAnsi="Palatino Linotype" w:cs="Times New Roman"/>
          <w:i/>
          <w:iCs/>
          <w:sz w:val="18"/>
          <w:szCs w:val="18"/>
        </w:rPr>
        <w:t xml:space="preserve"> Seattle WA USA</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2009</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123</w:t>
      </w:r>
      <w:r w:rsidRPr="00156088">
        <w:rPr>
          <w:rFonts w:ascii="Palatino Linotype" w:eastAsia="Times New Roman" w:hAnsi="Palatino Linotype" w:cs="Times New Roman"/>
          <w:sz w:val="18"/>
          <w:szCs w:val="18"/>
        </w:rPr>
        <w:t>.</w:t>
      </w:r>
    </w:p>
    <w:p w14:paraId="1D79F4C2"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Silva, C. A.; Crookston, N. L.; </w:t>
      </w:r>
      <w:proofErr w:type="spellStart"/>
      <w:r w:rsidRPr="00156088">
        <w:rPr>
          <w:rFonts w:ascii="Palatino Linotype" w:eastAsia="Times New Roman" w:hAnsi="Palatino Linotype" w:cs="Times New Roman"/>
          <w:sz w:val="18"/>
          <w:szCs w:val="18"/>
        </w:rPr>
        <w:t>Hudak</w:t>
      </w:r>
      <w:proofErr w:type="spellEnd"/>
      <w:r w:rsidRPr="00156088">
        <w:rPr>
          <w:rFonts w:ascii="Palatino Linotype" w:eastAsia="Times New Roman" w:hAnsi="Palatino Linotype" w:cs="Times New Roman"/>
          <w:sz w:val="18"/>
          <w:szCs w:val="18"/>
        </w:rPr>
        <w:t xml:space="preserve">, A. T.; </w:t>
      </w:r>
      <w:proofErr w:type="spellStart"/>
      <w:r w:rsidRPr="00156088">
        <w:rPr>
          <w:rFonts w:ascii="Palatino Linotype" w:eastAsia="Times New Roman" w:hAnsi="Palatino Linotype" w:cs="Times New Roman"/>
          <w:sz w:val="18"/>
          <w:szCs w:val="18"/>
        </w:rPr>
        <w:t>Vierling</w:t>
      </w:r>
      <w:proofErr w:type="spellEnd"/>
      <w:r w:rsidRPr="00156088">
        <w:rPr>
          <w:rFonts w:ascii="Palatino Linotype" w:eastAsia="Times New Roman" w:hAnsi="Palatino Linotype" w:cs="Times New Roman"/>
          <w:sz w:val="18"/>
          <w:szCs w:val="18"/>
        </w:rPr>
        <w:t xml:space="preserve">, L. A. </w:t>
      </w:r>
      <w:proofErr w:type="spellStart"/>
      <w:r w:rsidRPr="00156088">
        <w:rPr>
          <w:rFonts w:ascii="Palatino Linotype" w:eastAsia="Times New Roman" w:hAnsi="Palatino Linotype" w:cs="Times New Roman"/>
          <w:i/>
          <w:iCs/>
          <w:sz w:val="18"/>
          <w:szCs w:val="18"/>
        </w:rPr>
        <w:t>rLiDAR</w:t>
      </w:r>
      <w:proofErr w:type="spellEnd"/>
      <w:r w:rsidRPr="00156088">
        <w:rPr>
          <w:rFonts w:ascii="Palatino Linotype" w:eastAsia="Times New Roman" w:hAnsi="Palatino Linotype" w:cs="Times New Roman"/>
          <w:i/>
          <w:iCs/>
          <w:sz w:val="18"/>
          <w:szCs w:val="18"/>
        </w:rPr>
        <w:t>: An R package for reading, processing and visualizing LiDAR (Light Detection and Ranging) data, version 0.1</w:t>
      </w:r>
      <w:r w:rsidRPr="00156088">
        <w:rPr>
          <w:rFonts w:ascii="Palatino Linotype" w:eastAsia="Times New Roman" w:hAnsi="Palatino Linotype" w:cs="Times New Roman"/>
          <w:sz w:val="18"/>
          <w:szCs w:val="18"/>
        </w:rPr>
        <w:t>; 2015;</w:t>
      </w:r>
    </w:p>
    <w:p w14:paraId="6AAF6F6B"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Junttila</w:t>
      </w:r>
      <w:proofErr w:type="spellEnd"/>
      <w:r w:rsidRPr="00156088">
        <w:rPr>
          <w:rFonts w:ascii="Palatino Linotype" w:eastAsia="Times New Roman" w:hAnsi="Palatino Linotype" w:cs="Times New Roman"/>
          <w:sz w:val="18"/>
          <w:szCs w:val="18"/>
        </w:rPr>
        <w:t xml:space="preserve">, V.; </w:t>
      </w:r>
      <w:proofErr w:type="spellStart"/>
      <w:r w:rsidRPr="00156088">
        <w:rPr>
          <w:rFonts w:ascii="Palatino Linotype" w:eastAsia="Times New Roman" w:hAnsi="Palatino Linotype" w:cs="Times New Roman"/>
          <w:sz w:val="18"/>
          <w:szCs w:val="18"/>
        </w:rPr>
        <w:t>Kauranne</w:t>
      </w:r>
      <w:proofErr w:type="spellEnd"/>
      <w:r w:rsidRPr="00156088">
        <w:rPr>
          <w:rFonts w:ascii="Palatino Linotype" w:eastAsia="Times New Roman" w:hAnsi="Palatino Linotype" w:cs="Times New Roman"/>
          <w:sz w:val="18"/>
          <w:szCs w:val="18"/>
        </w:rPr>
        <w:t xml:space="preserve">, T.; Finley, A. O.; Bradford, J. B. Linear models for airborne-laser-scanning-based operational forest inventory with small field sample size and highly correlated LiDAR data. </w:t>
      </w:r>
      <w:r w:rsidRPr="00156088">
        <w:rPr>
          <w:rFonts w:ascii="Palatino Linotype" w:eastAsia="Times New Roman" w:hAnsi="Palatino Linotype" w:cs="Times New Roman"/>
          <w:i/>
          <w:iCs/>
          <w:sz w:val="18"/>
          <w:szCs w:val="18"/>
        </w:rPr>
        <w:t xml:space="preserve">IEEE Trans. </w:t>
      </w:r>
      <w:proofErr w:type="spellStart"/>
      <w:r w:rsidRPr="00156088">
        <w:rPr>
          <w:rFonts w:ascii="Palatino Linotype" w:eastAsia="Times New Roman" w:hAnsi="Palatino Linotype" w:cs="Times New Roman"/>
          <w:i/>
          <w:iCs/>
          <w:sz w:val="18"/>
          <w:szCs w:val="18"/>
        </w:rPr>
        <w:t>Geosci</w:t>
      </w:r>
      <w:proofErr w:type="spellEnd"/>
      <w:r w:rsidRPr="00156088">
        <w:rPr>
          <w:rFonts w:ascii="Palatino Linotype" w:eastAsia="Times New Roman" w:hAnsi="Palatino Linotype" w:cs="Times New Roman"/>
          <w:i/>
          <w:iCs/>
          <w:sz w:val="18"/>
          <w:szCs w:val="18"/>
        </w:rPr>
        <w:t>. Remote Sens.</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2015</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53</w:t>
      </w:r>
      <w:r w:rsidRPr="00156088">
        <w:rPr>
          <w:rFonts w:ascii="Palatino Linotype" w:eastAsia="Times New Roman" w:hAnsi="Palatino Linotype" w:cs="Times New Roman"/>
          <w:sz w:val="18"/>
          <w:szCs w:val="18"/>
        </w:rPr>
        <w:t>, 5600–5612.</w:t>
      </w:r>
    </w:p>
    <w:p w14:paraId="67525DDF"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Goodwin, N. R.; Coops, N. C.; </w:t>
      </w:r>
      <w:proofErr w:type="spellStart"/>
      <w:r w:rsidRPr="00156088">
        <w:rPr>
          <w:rFonts w:ascii="Palatino Linotype" w:eastAsia="Times New Roman" w:hAnsi="Palatino Linotype" w:cs="Times New Roman"/>
          <w:sz w:val="18"/>
          <w:szCs w:val="18"/>
        </w:rPr>
        <w:t>Culvenor</w:t>
      </w:r>
      <w:proofErr w:type="spellEnd"/>
      <w:r w:rsidRPr="00156088">
        <w:rPr>
          <w:rFonts w:ascii="Palatino Linotype" w:eastAsia="Times New Roman" w:hAnsi="Palatino Linotype" w:cs="Times New Roman"/>
          <w:sz w:val="18"/>
          <w:szCs w:val="18"/>
        </w:rPr>
        <w:t xml:space="preserve">, D. S. Assessment of forest structure with airborne LiDAR and the effects of platform altitude. </w:t>
      </w:r>
      <w:r w:rsidRPr="00156088">
        <w:rPr>
          <w:rFonts w:ascii="Palatino Linotype" w:eastAsia="Times New Roman" w:hAnsi="Palatino Linotype" w:cs="Times New Roman"/>
          <w:i/>
          <w:iCs/>
          <w:sz w:val="18"/>
          <w:szCs w:val="18"/>
        </w:rPr>
        <w:t>Remote Sens. Environ.</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2006</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103</w:t>
      </w:r>
      <w:r w:rsidRPr="00156088">
        <w:rPr>
          <w:rFonts w:ascii="Palatino Linotype" w:eastAsia="Times New Roman" w:hAnsi="Palatino Linotype" w:cs="Times New Roman"/>
          <w:sz w:val="18"/>
          <w:szCs w:val="18"/>
        </w:rPr>
        <w:t>, 140–152.</w:t>
      </w:r>
    </w:p>
    <w:p w14:paraId="5DE81378"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hAnsi="Palatino Linotype" w:cs="Arial"/>
          <w:color w:val="222222"/>
          <w:sz w:val="18"/>
          <w:szCs w:val="18"/>
          <w:shd w:val="clear" w:color="auto" w:fill="FFFFFF"/>
        </w:rPr>
        <w:lastRenderedPageBreak/>
        <w:t>Roussel</w:t>
      </w:r>
      <w:proofErr w:type="spellEnd"/>
      <w:r w:rsidRPr="00156088">
        <w:rPr>
          <w:rFonts w:ascii="Palatino Linotype" w:hAnsi="Palatino Linotype" w:cs="Arial"/>
          <w:color w:val="222222"/>
          <w:sz w:val="18"/>
          <w:szCs w:val="18"/>
          <w:shd w:val="clear" w:color="auto" w:fill="FFFFFF"/>
        </w:rPr>
        <w:t xml:space="preserve">, J. R.; Caspersen, J.; </w:t>
      </w:r>
      <w:proofErr w:type="spellStart"/>
      <w:r w:rsidRPr="00156088">
        <w:rPr>
          <w:rFonts w:ascii="Palatino Linotype" w:hAnsi="Palatino Linotype" w:cs="Arial"/>
          <w:color w:val="222222"/>
          <w:sz w:val="18"/>
          <w:szCs w:val="18"/>
          <w:shd w:val="clear" w:color="auto" w:fill="FFFFFF"/>
        </w:rPr>
        <w:t>Béland</w:t>
      </w:r>
      <w:proofErr w:type="spellEnd"/>
      <w:r w:rsidRPr="00156088">
        <w:rPr>
          <w:rFonts w:ascii="Palatino Linotype" w:hAnsi="Palatino Linotype" w:cs="Arial"/>
          <w:color w:val="222222"/>
          <w:sz w:val="18"/>
          <w:szCs w:val="18"/>
          <w:shd w:val="clear" w:color="auto" w:fill="FFFFFF"/>
        </w:rPr>
        <w:t xml:space="preserve">, M.; Thomas, S.; </w:t>
      </w:r>
      <w:proofErr w:type="spellStart"/>
      <w:r w:rsidRPr="00156088">
        <w:rPr>
          <w:rFonts w:ascii="Palatino Linotype" w:hAnsi="Palatino Linotype" w:cs="Arial"/>
          <w:color w:val="222222"/>
          <w:sz w:val="18"/>
          <w:szCs w:val="18"/>
          <w:shd w:val="clear" w:color="auto" w:fill="FFFFFF"/>
        </w:rPr>
        <w:t>Achim</w:t>
      </w:r>
      <w:proofErr w:type="spellEnd"/>
      <w:r w:rsidRPr="00156088">
        <w:rPr>
          <w:rFonts w:ascii="Palatino Linotype" w:hAnsi="Palatino Linotype" w:cs="Arial"/>
          <w:color w:val="222222"/>
          <w:sz w:val="18"/>
          <w:szCs w:val="18"/>
          <w:shd w:val="clear" w:color="auto" w:fill="FFFFFF"/>
        </w:rPr>
        <w:t>, A. Removing bias from LiDAR-based estimates of canopy height: accounting for the effects of pulse density and footprint size. </w:t>
      </w:r>
      <w:r w:rsidRPr="00156088">
        <w:rPr>
          <w:rFonts w:ascii="Palatino Linotype" w:eastAsia="Times New Roman" w:hAnsi="Palatino Linotype" w:cs="Times New Roman"/>
          <w:i/>
          <w:iCs/>
          <w:sz w:val="18"/>
          <w:szCs w:val="18"/>
        </w:rPr>
        <w:t xml:space="preserve">Remote Sens. Environ. </w:t>
      </w:r>
      <w:r w:rsidRPr="00156088">
        <w:rPr>
          <w:rFonts w:ascii="Palatino Linotype" w:eastAsia="Times New Roman" w:hAnsi="Palatino Linotype" w:cs="Times New Roman"/>
          <w:b/>
          <w:iCs/>
          <w:sz w:val="18"/>
          <w:szCs w:val="18"/>
        </w:rPr>
        <w:t>2017</w:t>
      </w:r>
      <w:r w:rsidRPr="00156088">
        <w:rPr>
          <w:rFonts w:ascii="Palatino Linotype" w:hAnsi="Palatino Linotype" w:cs="Arial"/>
          <w:color w:val="222222"/>
          <w:sz w:val="18"/>
          <w:szCs w:val="18"/>
          <w:shd w:val="clear" w:color="auto" w:fill="FFFFFF"/>
        </w:rPr>
        <w:t>, </w:t>
      </w:r>
      <w:r w:rsidRPr="00156088">
        <w:rPr>
          <w:rFonts w:ascii="Palatino Linotype" w:hAnsi="Palatino Linotype" w:cs="Arial"/>
          <w:i/>
          <w:iCs/>
          <w:color w:val="222222"/>
          <w:sz w:val="18"/>
          <w:szCs w:val="18"/>
          <w:shd w:val="clear" w:color="auto" w:fill="FFFFFF"/>
        </w:rPr>
        <w:t>198</w:t>
      </w:r>
      <w:r w:rsidRPr="00156088">
        <w:rPr>
          <w:rFonts w:ascii="Palatino Linotype" w:hAnsi="Palatino Linotype" w:cs="Arial"/>
          <w:color w:val="222222"/>
          <w:sz w:val="18"/>
          <w:szCs w:val="18"/>
          <w:shd w:val="clear" w:color="auto" w:fill="FFFFFF"/>
        </w:rPr>
        <w:t>, 1-16.</w:t>
      </w:r>
      <w:r w:rsidRPr="00156088">
        <w:rPr>
          <w:rFonts w:ascii="Palatino Linotype" w:eastAsia="Times New Roman" w:hAnsi="Palatino Linotype" w:cs="Times New Roman"/>
          <w:sz w:val="18"/>
          <w:szCs w:val="18"/>
        </w:rPr>
        <w:t xml:space="preserve"> </w:t>
      </w:r>
    </w:p>
    <w:p w14:paraId="2B3FCC2B"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hAnsi="Palatino Linotype" w:cs="Arial"/>
          <w:color w:val="222222"/>
          <w:sz w:val="18"/>
          <w:szCs w:val="18"/>
          <w:shd w:val="clear" w:color="auto" w:fill="FFFFFF"/>
        </w:rPr>
        <w:t xml:space="preserve">Holmgren, J.; Nilsson, M.; Olsson, H. Simulating the effects of </w:t>
      </w:r>
      <w:proofErr w:type="spellStart"/>
      <w:r w:rsidRPr="00156088">
        <w:rPr>
          <w:rFonts w:ascii="Palatino Linotype" w:hAnsi="Palatino Linotype" w:cs="Arial"/>
          <w:color w:val="222222"/>
          <w:sz w:val="18"/>
          <w:szCs w:val="18"/>
          <w:shd w:val="clear" w:color="auto" w:fill="FFFFFF"/>
        </w:rPr>
        <w:t>lidar</w:t>
      </w:r>
      <w:proofErr w:type="spellEnd"/>
      <w:r w:rsidRPr="00156088">
        <w:rPr>
          <w:rFonts w:ascii="Palatino Linotype" w:hAnsi="Palatino Linotype" w:cs="Arial"/>
          <w:color w:val="222222"/>
          <w:sz w:val="18"/>
          <w:szCs w:val="18"/>
          <w:shd w:val="clear" w:color="auto" w:fill="FFFFFF"/>
        </w:rPr>
        <w:t xml:space="preserve"> scanning angle for estimation of mean tree height and canopy closure.  </w:t>
      </w:r>
      <w:r w:rsidRPr="00156088">
        <w:rPr>
          <w:rFonts w:ascii="Palatino Linotype" w:eastAsia="Times New Roman" w:hAnsi="Palatino Linotype" w:cs="Times New Roman"/>
          <w:i/>
          <w:iCs/>
          <w:sz w:val="18"/>
          <w:szCs w:val="18"/>
        </w:rPr>
        <w:t>Can. J. Remote Sens.</w:t>
      </w:r>
      <w:r w:rsidRPr="00156088">
        <w:rPr>
          <w:rFonts w:ascii="Palatino Linotype" w:hAnsi="Palatino Linotype" w:cs="Arial"/>
          <w:color w:val="222222"/>
          <w:sz w:val="18"/>
          <w:szCs w:val="18"/>
          <w:shd w:val="clear" w:color="auto" w:fill="FFFFFF"/>
        </w:rPr>
        <w:t xml:space="preserve"> </w:t>
      </w:r>
      <w:r w:rsidRPr="00156088">
        <w:rPr>
          <w:rFonts w:ascii="Palatino Linotype" w:hAnsi="Palatino Linotype" w:cs="Arial"/>
          <w:b/>
          <w:color w:val="222222"/>
          <w:sz w:val="18"/>
          <w:szCs w:val="18"/>
          <w:shd w:val="clear" w:color="auto" w:fill="FFFFFF"/>
        </w:rPr>
        <w:t>2003</w:t>
      </w:r>
      <w:r w:rsidRPr="00156088">
        <w:rPr>
          <w:rFonts w:ascii="Palatino Linotype" w:hAnsi="Palatino Linotype" w:cs="Arial"/>
          <w:color w:val="222222"/>
          <w:sz w:val="18"/>
          <w:szCs w:val="18"/>
          <w:shd w:val="clear" w:color="auto" w:fill="FFFFFF"/>
        </w:rPr>
        <w:t>, </w:t>
      </w:r>
      <w:r w:rsidRPr="00156088">
        <w:rPr>
          <w:rFonts w:ascii="Palatino Linotype" w:hAnsi="Palatino Linotype" w:cs="Arial"/>
          <w:i/>
          <w:iCs/>
          <w:color w:val="222222"/>
          <w:sz w:val="18"/>
          <w:szCs w:val="18"/>
          <w:shd w:val="clear" w:color="auto" w:fill="FFFFFF"/>
        </w:rPr>
        <w:t>29</w:t>
      </w:r>
      <w:r w:rsidRPr="00156088">
        <w:rPr>
          <w:rFonts w:ascii="Palatino Linotype" w:hAnsi="Palatino Linotype" w:cs="Arial"/>
          <w:color w:val="222222"/>
          <w:sz w:val="18"/>
          <w:szCs w:val="18"/>
          <w:shd w:val="clear" w:color="auto" w:fill="FFFFFF"/>
        </w:rPr>
        <w:t>, 623-632.</w:t>
      </w:r>
    </w:p>
    <w:p w14:paraId="498864D6"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Treitz</w:t>
      </w:r>
      <w:proofErr w:type="spellEnd"/>
      <w:r w:rsidRPr="00156088">
        <w:rPr>
          <w:rFonts w:ascii="Palatino Linotype" w:eastAsia="Times New Roman" w:hAnsi="Palatino Linotype" w:cs="Times New Roman"/>
          <w:sz w:val="18"/>
          <w:szCs w:val="18"/>
        </w:rPr>
        <w:t xml:space="preserve">, P.; Lim, K.; Woods, M.; Pitt, D.; Nesbitt, D.; Etheridge, D. LiDAR sampling density for forest resource inventories in Ontario, Canada. </w:t>
      </w:r>
      <w:r w:rsidRPr="00156088">
        <w:rPr>
          <w:rFonts w:ascii="Palatino Linotype" w:eastAsia="Times New Roman" w:hAnsi="Palatino Linotype" w:cs="Times New Roman"/>
          <w:i/>
          <w:iCs/>
          <w:sz w:val="18"/>
          <w:szCs w:val="18"/>
        </w:rPr>
        <w:t>Remote Sens.</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2012</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4</w:t>
      </w:r>
      <w:r w:rsidRPr="00156088">
        <w:rPr>
          <w:rFonts w:ascii="Palatino Linotype" w:eastAsia="Times New Roman" w:hAnsi="Palatino Linotype" w:cs="Times New Roman"/>
          <w:sz w:val="18"/>
          <w:szCs w:val="18"/>
        </w:rPr>
        <w:t>, 830–848.</w:t>
      </w:r>
    </w:p>
    <w:p w14:paraId="10915012"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Hayashi, R.; </w:t>
      </w:r>
      <w:proofErr w:type="spellStart"/>
      <w:r w:rsidRPr="00156088">
        <w:rPr>
          <w:rFonts w:ascii="Palatino Linotype" w:eastAsia="Times New Roman" w:hAnsi="Palatino Linotype" w:cs="Times New Roman"/>
          <w:sz w:val="18"/>
          <w:szCs w:val="18"/>
        </w:rPr>
        <w:t>Weiskittel</w:t>
      </w:r>
      <w:proofErr w:type="spellEnd"/>
      <w:r w:rsidRPr="00156088">
        <w:rPr>
          <w:rFonts w:ascii="Palatino Linotype" w:eastAsia="Times New Roman" w:hAnsi="Palatino Linotype" w:cs="Times New Roman"/>
          <w:sz w:val="18"/>
          <w:szCs w:val="18"/>
        </w:rPr>
        <w:t xml:space="preserve">, A.; </w:t>
      </w:r>
      <w:proofErr w:type="spellStart"/>
      <w:r w:rsidRPr="00156088">
        <w:rPr>
          <w:rFonts w:ascii="Palatino Linotype" w:eastAsia="Times New Roman" w:hAnsi="Palatino Linotype" w:cs="Times New Roman"/>
          <w:sz w:val="18"/>
          <w:szCs w:val="18"/>
        </w:rPr>
        <w:t>Sader</w:t>
      </w:r>
      <w:proofErr w:type="spellEnd"/>
      <w:r w:rsidRPr="00156088">
        <w:rPr>
          <w:rFonts w:ascii="Palatino Linotype" w:eastAsia="Times New Roman" w:hAnsi="Palatino Linotype" w:cs="Times New Roman"/>
          <w:sz w:val="18"/>
          <w:szCs w:val="18"/>
        </w:rPr>
        <w:t xml:space="preserve">, S. Assessing the feasibility of low-density LiDAR for stand inventory attribute predictions in complex and managed forests of northern Maine, USA. </w:t>
      </w:r>
      <w:r w:rsidRPr="00156088">
        <w:rPr>
          <w:rFonts w:ascii="Palatino Linotype" w:eastAsia="Times New Roman" w:hAnsi="Palatino Linotype" w:cs="Times New Roman"/>
          <w:i/>
          <w:iCs/>
          <w:sz w:val="18"/>
          <w:szCs w:val="18"/>
        </w:rPr>
        <w:t>Forests</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2014</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5</w:t>
      </w:r>
      <w:r w:rsidRPr="00156088">
        <w:rPr>
          <w:rFonts w:ascii="Palatino Linotype" w:eastAsia="Times New Roman" w:hAnsi="Palatino Linotype" w:cs="Times New Roman"/>
          <w:sz w:val="18"/>
          <w:szCs w:val="18"/>
        </w:rPr>
        <w:t>, 363–383.</w:t>
      </w:r>
    </w:p>
    <w:p w14:paraId="31B96C5A"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Shang, C.; </w:t>
      </w:r>
      <w:proofErr w:type="spellStart"/>
      <w:r w:rsidRPr="00156088">
        <w:rPr>
          <w:rFonts w:ascii="Palatino Linotype" w:eastAsia="Times New Roman" w:hAnsi="Palatino Linotype" w:cs="Times New Roman"/>
          <w:sz w:val="18"/>
          <w:szCs w:val="18"/>
        </w:rPr>
        <w:t>Treitz</w:t>
      </w:r>
      <w:proofErr w:type="spellEnd"/>
      <w:r w:rsidRPr="00156088">
        <w:rPr>
          <w:rFonts w:ascii="Palatino Linotype" w:eastAsia="Times New Roman" w:hAnsi="Palatino Linotype" w:cs="Times New Roman"/>
          <w:sz w:val="18"/>
          <w:szCs w:val="18"/>
        </w:rPr>
        <w:t xml:space="preserve">, P.; Caspersen, J.; Jones, T. Estimating stem diameter distributions in a management context for a tolerant hardwood forest using ALS height and intensity data. </w:t>
      </w:r>
      <w:r w:rsidRPr="00156088">
        <w:rPr>
          <w:rFonts w:ascii="Palatino Linotype" w:eastAsia="Times New Roman" w:hAnsi="Palatino Linotype" w:cs="Times New Roman"/>
          <w:i/>
          <w:iCs/>
          <w:sz w:val="18"/>
          <w:szCs w:val="18"/>
        </w:rPr>
        <w:t>Can. J. Remote Sens.</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2017</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43</w:t>
      </w:r>
      <w:r w:rsidRPr="00156088">
        <w:rPr>
          <w:rFonts w:ascii="Palatino Linotype" w:eastAsia="Times New Roman" w:hAnsi="Palatino Linotype" w:cs="Times New Roman"/>
          <w:sz w:val="18"/>
          <w:szCs w:val="18"/>
        </w:rPr>
        <w:t>, 79–94.</w:t>
      </w:r>
    </w:p>
    <w:p w14:paraId="317E79CF"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Antani</w:t>
      </w:r>
      <w:proofErr w:type="spellEnd"/>
      <w:r w:rsidRPr="00156088">
        <w:rPr>
          <w:rFonts w:ascii="Palatino Linotype" w:eastAsia="Times New Roman" w:hAnsi="Palatino Linotype" w:cs="Times New Roman"/>
          <w:sz w:val="18"/>
          <w:szCs w:val="18"/>
        </w:rPr>
        <w:t xml:space="preserve">, S.; </w:t>
      </w:r>
      <w:proofErr w:type="spellStart"/>
      <w:r w:rsidRPr="00156088">
        <w:rPr>
          <w:rFonts w:ascii="Palatino Linotype" w:eastAsia="Times New Roman" w:hAnsi="Palatino Linotype" w:cs="Times New Roman"/>
          <w:sz w:val="18"/>
          <w:szCs w:val="18"/>
        </w:rPr>
        <w:t>Kasturi</w:t>
      </w:r>
      <w:proofErr w:type="spellEnd"/>
      <w:r w:rsidRPr="00156088">
        <w:rPr>
          <w:rFonts w:ascii="Palatino Linotype" w:eastAsia="Times New Roman" w:hAnsi="Palatino Linotype" w:cs="Times New Roman"/>
          <w:sz w:val="18"/>
          <w:szCs w:val="18"/>
        </w:rPr>
        <w:t xml:space="preserve">, R.; Jain, R. A survey on the use of pattern recognition methods for abstraction, indexing and retrieval of images and video. </w:t>
      </w:r>
      <w:r w:rsidRPr="00156088">
        <w:rPr>
          <w:rFonts w:ascii="Palatino Linotype" w:eastAsia="Times New Roman" w:hAnsi="Palatino Linotype" w:cs="Times New Roman"/>
          <w:i/>
          <w:iCs/>
          <w:sz w:val="18"/>
          <w:szCs w:val="18"/>
        </w:rPr>
        <w:t xml:space="preserve">Pattern </w:t>
      </w:r>
      <w:proofErr w:type="spellStart"/>
      <w:r w:rsidRPr="00156088">
        <w:rPr>
          <w:rFonts w:ascii="Palatino Linotype" w:eastAsia="Times New Roman" w:hAnsi="Palatino Linotype" w:cs="Times New Roman"/>
          <w:i/>
          <w:iCs/>
          <w:sz w:val="18"/>
          <w:szCs w:val="18"/>
        </w:rPr>
        <w:t>Recognit</w:t>
      </w:r>
      <w:proofErr w:type="spellEnd"/>
      <w:r w:rsidRPr="00156088">
        <w:rPr>
          <w:rFonts w:ascii="Palatino Linotype" w:eastAsia="Times New Roman" w:hAnsi="Palatino Linotype" w:cs="Times New Roman"/>
          <w:i/>
          <w:iCs/>
          <w:sz w:val="18"/>
          <w:szCs w:val="18"/>
        </w:rPr>
        <w:t>.</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2002</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35</w:t>
      </w:r>
      <w:r w:rsidRPr="00156088">
        <w:rPr>
          <w:rFonts w:ascii="Palatino Linotype" w:eastAsia="Times New Roman" w:hAnsi="Palatino Linotype" w:cs="Times New Roman"/>
          <w:sz w:val="18"/>
          <w:szCs w:val="18"/>
        </w:rPr>
        <w:t>, 945–965.</w:t>
      </w:r>
    </w:p>
    <w:p w14:paraId="5C13CE1E"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LeCun</w:t>
      </w:r>
      <w:proofErr w:type="spellEnd"/>
      <w:r w:rsidRPr="00156088">
        <w:rPr>
          <w:rFonts w:ascii="Palatino Linotype" w:eastAsia="Times New Roman" w:hAnsi="Palatino Linotype" w:cs="Times New Roman"/>
          <w:sz w:val="18"/>
          <w:szCs w:val="18"/>
        </w:rPr>
        <w:t xml:space="preserve">, Y.; </w:t>
      </w:r>
      <w:proofErr w:type="spellStart"/>
      <w:r w:rsidRPr="00156088">
        <w:rPr>
          <w:rFonts w:ascii="Palatino Linotype" w:eastAsia="Times New Roman" w:hAnsi="Palatino Linotype" w:cs="Times New Roman"/>
          <w:sz w:val="18"/>
          <w:szCs w:val="18"/>
        </w:rPr>
        <w:t>Bengio</w:t>
      </w:r>
      <w:proofErr w:type="spellEnd"/>
      <w:r w:rsidRPr="00156088">
        <w:rPr>
          <w:rFonts w:ascii="Palatino Linotype" w:eastAsia="Times New Roman" w:hAnsi="Palatino Linotype" w:cs="Times New Roman"/>
          <w:sz w:val="18"/>
          <w:szCs w:val="18"/>
        </w:rPr>
        <w:t xml:space="preserve">, Y.; Hinton, G. Deep learning. </w:t>
      </w:r>
      <w:r w:rsidRPr="00156088">
        <w:rPr>
          <w:rFonts w:ascii="Palatino Linotype" w:eastAsia="Times New Roman" w:hAnsi="Palatino Linotype" w:cs="Times New Roman"/>
          <w:i/>
          <w:iCs/>
          <w:sz w:val="18"/>
          <w:szCs w:val="18"/>
        </w:rPr>
        <w:t>Nature</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2015</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521</w:t>
      </w:r>
      <w:r w:rsidRPr="00156088">
        <w:rPr>
          <w:rFonts w:ascii="Palatino Linotype" w:eastAsia="Times New Roman" w:hAnsi="Palatino Linotype" w:cs="Times New Roman"/>
          <w:sz w:val="18"/>
          <w:szCs w:val="18"/>
        </w:rPr>
        <w:t>, 436.</w:t>
      </w:r>
    </w:p>
    <w:p w14:paraId="7ED73F85"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hAnsi="Palatino Linotype" w:cs="Arial"/>
          <w:color w:val="222222"/>
          <w:sz w:val="18"/>
          <w:szCs w:val="18"/>
          <w:shd w:val="clear" w:color="auto" w:fill="FFFFFF"/>
        </w:rPr>
      </w:pPr>
      <w:proofErr w:type="spellStart"/>
      <w:r w:rsidRPr="00156088">
        <w:rPr>
          <w:rFonts w:ascii="Palatino Linotype" w:hAnsi="Palatino Linotype" w:cs="Arial"/>
          <w:color w:val="222222"/>
          <w:sz w:val="18"/>
          <w:szCs w:val="18"/>
          <w:shd w:val="clear" w:color="auto" w:fill="FFFFFF"/>
        </w:rPr>
        <w:t>Jin</w:t>
      </w:r>
      <w:proofErr w:type="spellEnd"/>
      <w:r w:rsidRPr="00156088">
        <w:rPr>
          <w:rFonts w:ascii="Palatino Linotype" w:hAnsi="Palatino Linotype" w:cs="Arial"/>
          <w:color w:val="222222"/>
          <w:sz w:val="18"/>
          <w:szCs w:val="18"/>
          <w:shd w:val="clear" w:color="auto" w:fill="FFFFFF"/>
        </w:rPr>
        <w:t>, Y. Q.; Liu, C. Biomass retrieval from high-dimensional active/passive remote sensing data by using artificial neural networks. </w:t>
      </w:r>
      <w:r w:rsidRPr="00156088">
        <w:rPr>
          <w:rFonts w:ascii="Palatino Linotype" w:hAnsi="Palatino Linotype" w:cs="Arial"/>
          <w:i/>
          <w:iCs/>
          <w:color w:val="222222"/>
          <w:sz w:val="18"/>
          <w:szCs w:val="18"/>
          <w:shd w:val="clear" w:color="auto" w:fill="FFFFFF"/>
        </w:rPr>
        <w:t>Int. J Remote Sens.</w:t>
      </w:r>
      <w:r w:rsidRPr="00156088">
        <w:rPr>
          <w:rFonts w:ascii="Palatino Linotype" w:hAnsi="Palatino Linotype" w:cs="Arial"/>
          <w:b/>
          <w:color w:val="222222"/>
          <w:sz w:val="18"/>
          <w:szCs w:val="18"/>
          <w:shd w:val="clear" w:color="auto" w:fill="FFFFFF"/>
        </w:rPr>
        <w:t xml:space="preserve"> 1997</w:t>
      </w:r>
      <w:r w:rsidRPr="00156088">
        <w:rPr>
          <w:rFonts w:ascii="Palatino Linotype" w:hAnsi="Palatino Linotype" w:cs="Arial"/>
          <w:color w:val="222222"/>
          <w:sz w:val="18"/>
          <w:szCs w:val="18"/>
          <w:shd w:val="clear" w:color="auto" w:fill="FFFFFF"/>
        </w:rPr>
        <w:t>, </w:t>
      </w:r>
      <w:r w:rsidRPr="00156088">
        <w:rPr>
          <w:rFonts w:ascii="Palatino Linotype" w:hAnsi="Palatino Linotype" w:cs="Arial"/>
          <w:i/>
          <w:iCs/>
          <w:color w:val="222222"/>
          <w:sz w:val="18"/>
          <w:szCs w:val="18"/>
          <w:shd w:val="clear" w:color="auto" w:fill="FFFFFF"/>
        </w:rPr>
        <w:t>18</w:t>
      </w:r>
      <w:r w:rsidRPr="00156088">
        <w:rPr>
          <w:rFonts w:ascii="Palatino Linotype" w:hAnsi="Palatino Linotype" w:cs="Arial"/>
          <w:color w:val="222222"/>
          <w:sz w:val="18"/>
          <w:szCs w:val="18"/>
          <w:shd w:val="clear" w:color="auto" w:fill="FFFFFF"/>
        </w:rPr>
        <w:t xml:space="preserve">, </w:t>
      </w:r>
      <w:r w:rsidRPr="00156088">
        <w:rPr>
          <w:rFonts w:ascii="Palatino Linotype" w:eastAsia="Times New Roman" w:hAnsi="Palatino Linotype" w:cs="Times New Roman"/>
          <w:sz w:val="18"/>
          <w:szCs w:val="18"/>
        </w:rPr>
        <w:t>pp.</w:t>
      </w:r>
      <w:r w:rsidRPr="00156088">
        <w:rPr>
          <w:rFonts w:ascii="Palatino Linotype" w:hAnsi="Palatino Linotype"/>
          <w:sz w:val="18"/>
          <w:szCs w:val="18"/>
        </w:rPr>
        <w:t xml:space="preserve"> </w:t>
      </w:r>
      <w:r w:rsidRPr="00156088">
        <w:rPr>
          <w:rFonts w:ascii="Palatino Linotype" w:hAnsi="Palatino Linotype" w:cs="Arial"/>
          <w:color w:val="222222"/>
          <w:sz w:val="18"/>
          <w:szCs w:val="18"/>
          <w:shd w:val="clear" w:color="auto" w:fill="FFFFFF"/>
        </w:rPr>
        <w:t>971-979.</w:t>
      </w:r>
    </w:p>
    <w:p w14:paraId="22ACBD5D"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hAnsi="Palatino Linotype" w:cs="Arial"/>
          <w:color w:val="222222"/>
          <w:sz w:val="18"/>
          <w:szCs w:val="18"/>
          <w:shd w:val="clear" w:color="auto" w:fill="FFFFFF"/>
        </w:rPr>
      </w:pPr>
      <w:proofErr w:type="spellStart"/>
      <w:r w:rsidRPr="00156088">
        <w:rPr>
          <w:rFonts w:ascii="Palatino Linotype" w:hAnsi="Palatino Linotype" w:cs="Arial"/>
          <w:color w:val="222222"/>
          <w:sz w:val="18"/>
          <w:szCs w:val="18"/>
          <w:shd w:val="clear" w:color="auto" w:fill="FFFFFF"/>
        </w:rPr>
        <w:t>Joibary</w:t>
      </w:r>
      <w:proofErr w:type="spellEnd"/>
      <w:r w:rsidRPr="00156088">
        <w:rPr>
          <w:rFonts w:ascii="Palatino Linotype" w:hAnsi="Palatino Linotype" w:cs="Arial"/>
          <w:color w:val="222222"/>
          <w:sz w:val="18"/>
          <w:szCs w:val="18"/>
          <w:shd w:val="clear" w:color="auto" w:fill="FFFFFF"/>
        </w:rPr>
        <w:t>, S. S. Forest attributes estimation using aerial laser scanner and TM data. </w:t>
      </w:r>
      <w:r w:rsidRPr="00156088">
        <w:rPr>
          <w:rFonts w:ascii="Palatino Linotype" w:hAnsi="Palatino Linotype" w:cs="Arial"/>
          <w:i/>
          <w:iCs/>
          <w:color w:val="222222"/>
          <w:sz w:val="18"/>
          <w:szCs w:val="18"/>
          <w:shd w:val="clear" w:color="auto" w:fill="FFFFFF"/>
        </w:rPr>
        <w:t>Forest Systems</w:t>
      </w:r>
      <w:r w:rsidRPr="00156088">
        <w:rPr>
          <w:rFonts w:ascii="Palatino Linotype" w:hAnsi="Palatino Linotype" w:cs="Arial"/>
          <w:color w:val="222222"/>
          <w:sz w:val="18"/>
          <w:szCs w:val="18"/>
          <w:shd w:val="clear" w:color="auto" w:fill="FFFFFF"/>
        </w:rPr>
        <w:t xml:space="preserve">. </w:t>
      </w:r>
      <w:r w:rsidRPr="00156088">
        <w:rPr>
          <w:rFonts w:ascii="Palatino Linotype" w:hAnsi="Palatino Linotype" w:cs="Arial"/>
          <w:b/>
          <w:color w:val="222222"/>
          <w:sz w:val="18"/>
          <w:szCs w:val="18"/>
          <w:shd w:val="clear" w:color="auto" w:fill="FFFFFF"/>
        </w:rPr>
        <w:t>2013,</w:t>
      </w:r>
      <w:r w:rsidRPr="00156088">
        <w:rPr>
          <w:rFonts w:ascii="Palatino Linotype" w:hAnsi="Palatino Linotype" w:cs="Arial"/>
          <w:color w:val="222222"/>
          <w:sz w:val="18"/>
          <w:szCs w:val="18"/>
          <w:shd w:val="clear" w:color="auto" w:fill="FFFFFF"/>
        </w:rPr>
        <w:t> </w:t>
      </w:r>
      <w:r w:rsidRPr="00156088">
        <w:rPr>
          <w:rFonts w:ascii="Palatino Linotype" w:hAnsi="Palatino Linotype" w:cs="Arial"/>
          <w:i/>
          <w:iCs/>
          <w:color w:val="222222"/>
          <w:sz w:val="18"/>
          <w:szCs w:val="18"/>
          <w:shd w:val="clear" w:color="auto" w:fill="FFFFFF"/>
        </w:rPr>
        <w:t>22</w:t>
      </w:r>
      <w:r w:rsidRPr="00156088">
        <w:rPr>
          <w:rFonts w:ascii="Palatino Linotype" w:hAnsi="Palatino Linotype" w:cs="Arial"/>
          <w:color w:val="222222"/>
          <w:sz w:val="18"/>
          <w:szCs w:val="18"/>
          <w:shd w:val="clear" w:color="auto" w:fill="FFFFFF"/>
        </w:rPr>
        <w:t xml:space="preserve">, </w:t>
      </w:r>
      <w:r w:rsidRPr="00156088">
        <w:rPr>
          <w:rFonts w:ascii="Palatino Linotype" w:eastAsia="Times New Roman" w:hAnsi="Palatino Linotype" w:cs="Times New Roman"/>
          <w:sz w:val="18"/>
          <w:szCs w:val="18"/>
        </w:rPr>
        <w:t xml:space="preserve">pp. </w:t>
      </w:r>
      <w:r w:rsidRPr="00156088">
        <w:rPr>
          <w:rFonts w:ascii="Palatino Linotype" w:hAnsi="Palatino Linotype" w:cs="Arial"/>
          <w:color w:val="222222"/>
          <w:sz w:val="18"/>
          <w:szCs w:val="18"/>
          <w:shd w:val="clear" w:color="auto" w:fill="FFFFFF"/>
        </w:rPr>
        <w:t>484-496.</w:t>
      </w:r>
    </w:p>
    <w:p w14:paraId="57E96FED"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hAnsi="Palatino Linotype" w:cs="Times New Roman"/>
          <w:color w:val="222222"/>
          <w:sz w:val="18"/>
          <w:szCs w:val="18"/>
          <w:shd w:val="clear" w:color="auto" w:fill="FFFFFF"/>
        </w:rPr>
        <w:t xml:space="preserve">Niska, H.; </w:t>
      </w:r>
      <w:proofErr w:type="spellStart"/>
      <w:r w:rsidRPr="00156088">
        <w:rPr>
          <w:rFonts w:ascii="Palatino Linotype" w:hAnsi="Palatino Linotype" w:cs="Times New Roman"/>
          <w:color w:val="222222"/>
          <w:sz w:val="18"/>
          <w:szCs w:val="18"/>
          <w:shd w:val="clear" w:color="auto" w:fill="FFFFFF"/>
        </w:rPr>
        <w:t>Skon</w:t>
      </w:r>
      <w:proofErr w:type="spellEnd"/>
      <w:r w:rsidRPr="00156088">
        <w:rPr>
          <w:rFonts w:ascii="Palatino Linotype" w:hAnsi="Palatino Linotype" w:cs="Times New Roman"/>
          <w:color w:val="222222"/>
          <w:sz w:val="18"/>
          <w:szCs w:val="18"/>
          <w:shd w:val="clear" w:color="auto" w:fill="FFFFFF"/>
        </w:rPr>
        <w:t xml:space="preserve">, J. P.; </w:t>
      </w:r>
      <w:proofErr w:type="spellStart"/>
      <w:r w:rsidRPr="00156088">
        <w:rPr>
          <w:rFonts w:ascii="Palatino Linotype" w:hAnsi="Palatino Linotype" w:cs="Times New Roman"/>
          <w:color w:val="222222"/>
          <w:sz w:val="18"/>
          <w:szCs w:val="18"/>
          <w:shd w:val="clear" w:color="auto" w:fill="FFFFFF"/>
        </w:rPr>
        <w:t>Packalen</w:t>
      </w:r>
      <w:proofErr w:type="spellEnd"/>
      <w:r w:rsidRPr="00156088">
        <w:rPr>
          <w:rFonts w:ascii="Palatino Linotype" w:hAnsi="Palatino Linotype" w:cs="Times New Roman"/>
          <w:color w:val="222222"/>
          <w:sz w:val="18"/>
          <w:szCs w:val="18"/>
          <w:shd w:val="clear" w:color="auto" w:fill="FFFFFF"/>
        </w:rPr>
        <w:t xml:space="preserve">, P.; </w:t>
      </w:r>
      <w:proofErr w:type="spellStart"/>
      <w:r w:rsidRPr="00156088">
        <w:rPr>
          <w:rFonts w:ascii="Palatino Linotype" w:hAnsi="Palatino Linotype" w:cs="Times New Roman"/>
          <w:color w:val="222222"/>
          <w:sz w:val="18"/>
          <w:szCs w:val="18"/>
          <w:shd w:val="clear" w:color="auto" w:fill="FFFFFF"/>
        </w:rPr>
        <w:t>Tokola</w:t>
      </w:r>
      <w:proofErr w:type="spellEnd"/>
      <w:r w:rsidRPr="00156088">
        <w:rPr>
          <w:rFonts w:ascii="Palatino Linotype" w:hAnsi="Palatino Linotype" w:cs="Times New Roman"/>
          <w:color w:val="222222"/>
          <w:sz w:val="18"/>
          <w:szCs w:val="18"/>
          <w:shd w:val="clear" w:color="auto" w:fill="FFFFFF"/>
        </w:rPr>
        <w:t xml:space="preserve">, T.; </w:t>
      </w:r>
      <w:proofErr w:type="spellStart"/>
      <w:r w:rsidRPr="00156088">
        <w:rPr>
          <w:rFonts w:ascii="Palatino Linotype" w:hAnsi="Palatino Linotype" w:cs="Times New Roman"/>
          <w:color w:val="222222"/>
          <w:sz w:val="18"/>
          <w:szCs w:val="18"/>
          <w:shd w:val="clear" w:color="auto" w:fill="FFFFFF"/>
        </w:rPr>
        <w:t>Maltamo</w:t>
      </w:r>
      <w:proofErr w:type="spellEnd"/>
      <w:r w:rsidRPr="00156088">
        <w:rPr>
          <w:rFonts w:ascii="Palatino Linotype" w:hAnsi="Palatino Linotype" w:cs="Times New Roman"/>
          <w:color w:val="222222"/>
          <w:sz w:val="18"/>
          <w:szCs w:val="18"/>
          <w:shd w:val="clear" w:color="auto" w:fill="FFFFFF"/>
        </w:rPr>
        <w:t xml:space="preserve">, M.; </w:t>
      </w:r>
      <w:proofErr w:type="spellStart"/>
      <w:r w:rsidRPr="00156088">
        <w:rPr>
          <w:rFonts w:ascii="Palatino Linotype" w:hAnsi="Palatino Linotype" w:cs="Times New Roman"/>
          <w:color w:val="222222"/>
          <w:sz w:val="18"/>
          <w:szCs w:val="18"/>
          <w:shd w:val="clear" w:color="auto" w:fill="FFFFFF"/>
        </w:rPr>
        <w:t>Kolehmainen</w:t>
      </w:r>
      <w:proofErr w:type="spellEnd"/>
      <w:r w:rsidRPr="00156088">
        <w:rPr>
          <w:rFonts w:ascii="Palatino Linotype" w:hAnsi="Palatino Linotype" w:cs="Times New Roman"/>
          <w:color w:val="222222"/>
          <w:sz w:val="18"/>
          <w:szCs w:val="18"/>
          <w:shd w:val="clear" w:color="auto" w:fill="FFFFFF"/>
        </w:rPr>
        <w:t>, M. Neural networks for the prediction of species-specific plot volumes using airborne laser scanning and aerial photographs. </w:t>
      </w:r>
      <w:r w:rsidRPr="00156088">
        <w:rPr>
          <w:rStyle w:val="Emphasis"/>
          <w:rFonts w:ascii="Palatino Linotype" w:hAnsi="Palatino Linotype" w:cs="Arial"/>
          <w:bCs/>
          <w:iCs w:val="0"/>
          <w:color w:val="6A6A6A"/>
          <w:sz w:val="18"/>
          <w:szCs w:val="18"/>
          <w:shd w:val="clear" w:color="auto" w:fill="FFFFFF"/>
        </w:rPr>
        <w:t>IEEE Trans</w:t>
      </w:r>
      <w:r w:rsidRPr="00156088">
        <w:rPr>
          <w:rFonts w:ascii="Palatino Linotype" w:hAnsi="Palatino Linotype" w:cs="Arial"/>
          <w:i/>
          <w:color w:val="545454"/>
          <w:sz w:val="18"/>
          <w:szCs w:val="18"/>
          <w:shd w:val="clear" w:color="auto" w:fill="FFFFFF"/>
        </w:rPr>
        <w:t xml:space="preserve">. </w:t>
      </w:r>
      <w:proofErr w:type="spellStart"/>
      <w:r w:rsidRPr="00156088">
        <w:rPr>
          <w:rFonts w:ascii="Palatino Linotype" w:hAnsi="Palatino Linotype" w:cs="Arial"/>
          <w:i/>
          <w:color w:val="545454"/>
          <w:sz w:val="18"/>
          <w:szCs w:val="18"/>
          <w:shd w:val="clear" w:color="auto" w:fill="FFFFFF"/>
        </w:rPr>
        <w:t>Geosci</w:t>
      </w:r>
      <w:proofErr w:type="spellEnd"/>
      <w:r w:rsidRPr="00156088">
        <w:rPr>
          <w:rFonts w:ascii="Palatino Linotype" w:hAnsi="Palatino Linotype" w:cs="Arial"/>
          <w:i/>
          <w:color w:val="545454"/>
          <w:sz w:val="18"/>
          <w:szCs w:val="18"/>
          <w:shd w:val="clear" w:color="auto" w:fill="FFFFFF"/>
        </w:rPr>
        <w:t>. Remote Sens.</w:t>
      </w:r>
      <w:r w:rsidRPr="00156088">
        <w:rPr>
          <w:rFonts w:ascii="Palatino Linotype" w:hAnsi="Palatino Linotype" w:cs="Times New Roman"/>
          <w:i/>
          <w:color w:val="222222"/>
          <w:sz w:val="18"/>
          <w:szCs w:val="18"/>
          <w:shd w:val="clear" w:color="auto" w:fill="FFFFFF"/>
        </w:rPr>
        <w:t xml:space="preserve"> </w:t>
      </w:r>
      <w:r w:rsidRPr="00156088">
        <w:rPr>
          <w:rFonts w:ascii="Palatino Linotype" w:hAnsi="Palatino Linotype" w:cs="Times New Roman"/>
          <w:b/>
          <w:color w:val="222222"/>
          <w:sz w:val="18"/>
          <w:szCs w:val="18"/>
          <w:shd w:val="clear" w:color="auto" w:fill="FFFFFF"/>
        </w:rPr>
        <w:t>2010,</w:t>
      </w:r>
      <w:r w:rsidRPr="00156088">
        <w:rPr>
          <w:rFonts w:ascii="Palatino Linotype" w:hAnsi="Palatino Linotype" w:cs="Times New Roman"/>
          <w:color w:val="222222"/>
          <w:sz w:val="18"/>
          <w:szCs w:val="18"/>
          <w:shd w:val="clear" w:color="auto" w:fill="FFFFFF"/>
        </w:rPr>
        <w:t> </w:t>
      </w:r>
      <w:r w:rsidRPr="00156088">
        <w:rPr>
          <w:rFonts w:ascii="Palatino Linotype" w:hAnsi="Palatino Linotype" w:cs="Times New Roman"/>
          <w:i/>
          <w:iCs/>
          <w:color w:val="222222"/>
          <w:sz w:val="18"/>
          <w:szCs w:val="18"/>
          <w:shd w:val="clear" w:color="auto" w:fill="FFFFFF"/>
        </w:rPr>
        <w:t>48</w:t>
      </w:r>
      <w:r w:rsidRPr="00156088">
        <w:rPr>
          <w:rFonts w:ascii="Palatino Linotype" w:hAnsi="Palatino Linotype" w:cs="Times New Roman"/>
          <w:color w:val="222222"/>
          <w:sz w:val="18"/>
          <w:szCs w:val="18"/>
          <w:shd w:val="clear" w:color="auto" w:fill="FFFFFF"/>
        </w:rPr>
        <w:t xml:space="preserve">, </w:t>
      </w:r>
      <w:r w:rsidRPr="00156088">
        <w:rPr>
          <w:rFonts w:ascii="Palatino Linotype" w:eastAsia="Times New Roman" w:hAnsi="Palatino Linotype" w:cs="Times New Roman"/>
          <w:sz w:val="18"/>
          <w:szCs w:val="18"/>
        </w:rPr>
        <w:t>pp.</w:t>
      </w:r>
      <w:r w:rsidRPr="00156088">
        <w:rPr>
          <w:rFonts w:ascii="Palatino Linotype" w:hAnsi="Palatino Linotype" w:cs="Times New Roman"/>
          <w:color w:val="222222"/>
          <w:sz w:val="18"/>
          <w:szCs w:val="18"/>
          <w:shd w:val="clear" w:color="auto" w:fill="FFFFFF"/>
        </w:rPr>
        <w:t>1076-1085.</w:t>
      </w:r>
    </w:p>
    <w:p w14:paraId="3177BA74"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LeCun</w:t>
      </w:r>
      <w:proofErr w:type="spellEnd"/>
      <w:r w:rsidRPr="00156088">
        <w:rPr>
          <w:rFonts w:ascii="Palatino Linotype" w:eastAsia="Times New Roman" w:hAnsi="Palatino Linotype" w:cs="Times New Roman"/>
          <w:sz w:val="18"/>
          <w:szCs w:val="18"/>
        </w:rPr>
        <w:t xml:space="preserve">, Y.; </w:t>
      </w:r>
      <w:proofErr w:type="spellStart"/>
      <w:r w:rsidRPr="00156088">
        <w:rPr>
          <w:rFonts w:ascii="Palatino Linotype" w:eastAsia="Times New Roman" w:hAnsi="Palatino Linotype" w:cs="Times New Roman"/>
          <w:sz w:val="18"/>
          <w:szCs w:val="18"/>
        </w:rPr>
        <w:t>Bengio</w:t>
      </w:r>
      <w:proofErr w:type="spellEnd"/>
      <w:r w:rsidRPr="00156088">
        <w:rPr>
          <w:rFonts w:ascii="Palatino Linotype" w:eastAsia="Times New Roman" w:hAnsi="Palatino Linotype" w:cs="Times New Roman"/>
          <w:sz w:val="18"/>
          <w:szCs w:val="18"/>
        </w:rPr>
        <w:t xml:space="preserve">, Y. Convolutional networks for images, speech, and time series. </w:t>
      </w:r>
      <w:proofErr w:type="spellStart"/>
      <w:r w:rsidRPr="00156088">
        <w:rPr>
          <w:rFonts w:ascii="Palatino Linotype" w:eastAsia="Times New Roman" w:hAnsi="Palatino Linotype" w:cs="Times New Roman"/>
          <w:i/>
          <w:iCs/>
          <w:sz w:val="18"/>
          <w:szCs w:val="18"/>
        </w:rPr>
        <w:t>Handb</w:t>
      </w:r>
      <w:proofErr w:type="spellEnd"/>
      <w:r w:rsidRPr="00156088">
        <w:rPr>
          <w:rFonts w:ascii="Palatino Linotype" w:eastAsia="Times New Roman" w:hAnsi="Palatino Linotype" w:cs="Times New Roman"/>
          <w:i/>
          <w:iCs/>
          <w:sz w:val="18"/>
          <w:szCs w:val="18"/>
        </w:rPr>
        <w:t xml:space="preserve">. Brain Theory Neural </w:t>
      </w:r>
      <w:proofErr w:type="spellStart"/>
      <w:r w:rsidRPr="00156088">
        <w:rPr>
          <w:rFonts w:ascii="Palatino Linotype" w:eastAsia="Times New Roman" w:hAnsi="Palatino Linotype" w:cs="Times New Roman"/>
          <w:i/>
          <w:iCs/>
          <w:sz w:val="18"/>
          <w:szCs w:val="18"/>
        </w:rPr>
        <w:t>Netw</w:t>
      </w:r>
      <w:proofErr w:type="spellEnd"/>
      <w:r w:rsidRPr="00156088">
        <w:rPr>
          <w:rFonts w:ascii="Palatino Linotype" w:eastAsia="Times New Roman" w:hAnsi="Palatino Linotype" w:cs="Times New Roman"/>
          <w:i/>
          <w:iCs/>
          <w:sz w:val="18"/>
          <w:szCs w:val="18"/>
        </w:rPr>
        <w:t>.</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1995</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3361</w:t>
      </w:r>
      <w:r w:rsidRPr="00156088">
        <w:rPr>
          <w:rFonts w:ascii="Palatino Linotype" w:eastAsia="Times New Roman" w:hAnsi="Palatino Linotype" w:cs="Times New Roman"/>
          <w:sz w:val="18"/>
          <w:szCs w:val="18"/>
        </w:rPr>
        <w:t>, 1995.</w:t>
      </w:r>
    </w:p>
    <w:p w14:paraId="5938C86F"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Krizhevsky</w:t>
      </w:r>
      <w:proofErr w:type="spellEnd"/>
      <w:r w:rsidRPr="00156088">
        <w:rPr>
          <w:rFonts w:ascii="Palatino Linotype" w:eastAsia="Times New Roman" w:hAnsi="Palatino Linotype" w:cs="Times New Roman"/>
          <w:sz w:val="18"/>
          <w:szCs w:val="18"/>
        </w:rPr>
        <w:t xml:space="preserve">, A.; </w:t>
      </w:r>
      <w:proofErr w:type="spellStart"/>
      <w:r w:rsidRPr="00156088">
        <w:rPr>
          <w:rFonts w:ascii="Palatino Linotype" w:eastAsia="Times New Roman" w:hAnsi="Palatino Linotype" w:cs="Times New Roman"/>
          <w:sz w:val="18"/>
          <w:szCs w:val="18"/>
        </w:rPr>
        <w:t>Sutskever</w:t>
      </w:r>
      <w:proofErr w:type="spellEnd"/>
      <w:r w:rsidRPr="00156088">
        <w:rPr>
          <w:rFonts w:ascii="Palatino Linotype" w:eastAsia="Times New Roman" w:hAnsi="Palatino Linotype" w:cs="Times New Roman"/>
          <w:sz w:val="18"/>
          <w:szCs w:val="18"/>
        </w:rPr>
        <w:t xml:space="preserve">, I.; Hinton, G. E. </w:t>
      </w:r>
      <w:proofErr w:type="spellStart"/>
      <w:r w:rsidRPr="00156088">
        <w:rPr>
          <w:rFonts w:ascii="Palatino Linotype" w:eastAsia="Times New Roman" w:hAnsi="Palatino Linotype" w:cs="Times New Roman"/>
          <w:sz w:val="18"/>
          <w:szCs w:val="18"/>
        </w:rPr>
        <w:t>Imagenet</w:t>
      </w:r>
      <w:proofErr w:type="spellEnd"/>
      <w:r w:rsidRPr="00156088">
        <w:rPr>
          <w:rFonts w:ascii="Palatino Linotype" w:eastAsia="Times New Roman" w:hAnsi="Palatino Linotype" w:cs="Times New Roman"/>
          <w:sz w:val="18"/>
          <w:szCs w:val="18"/>
        </w:rPr>
        <w:t xml:space="preserve"> classification with deep convolutional neural networks. In </w:t>
      </w:r>
      <w:r w:rsidRPr="00156088">
        <w:rPr>
          <w:rFonts w:ascii="Palatino Linotype" w:eastAsia="Times New Roman" w:hAnsi="Palatino Linotype" w:cs="Times New Roman"/>
          <w:i/>
          <w:iCs/>
          <w:sz w:val="18"/>
          <w:szCs w:val="18"/>
        </w:rPr>
        <w:t>Advances in neural information processing systems</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sz w:val="18"/>
          <w:szCs w:val="18"/>
        </w:rPr>
        <w:t>2012</w:t>
      </w:r>
      <w:r w:rsidRPr="00156088">
        <w:rPr>
          <w:rFonts w:ascii="Palatino Linotype" w:eastAsia="Times New Roman" w:hAnsi="Palatino Linotype" w:cs="Times New Roman"/>
          <w:sz w:val="18"/>
          <w:szCs w:val="18"/>
        </w:rPr>
        <w:t>; pp. 1097–1105.</w:t>
      </w:r>
    </w:p>
    <w:p w14:paraId="726E316C"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Szegedy</w:t>
      </w:r>
      <w:proofErr w:type="spellEnd"/>
      <w:r w:rsidRPr="00156088">
        <w:rPr>
          <w:rFonts w:ascii="Palatino Linotype" w:eastAsia="Times New Roman" w:hAnsi="Palatino Linotype" w:cs="Times New Roman"/>
          <w:sz w:val="18"/>
          <w:szCs w:val="18"/>
        </w:rPr>
        <w:t xml:space="preserve">, C.; Liu, W.; </w:t>
      </w:r>
      <w:proofErr w:type="spellStart"/>
      <w:r w:rsidRPr="00156088">
        <w:rPr>
          <w:rFonts w:ascii="Palatino Linotype" w:eastAsia="Times New Roman" w:hAnsi="Palatino Linotype" w:cs="Times New Roman"/>
          <w:sz w:val="18"/>
          <w:szCs w:val="18"/>
        </w:rPr>
        <w:t>Jia</w:t>
      </w:r>
      <w:proofErr w:type="spellEnd"/>
      <w:r w:rsidRPr="00156088">
        <w:rPr>
          <w:rFonts w:ascii="Palatino Linotype" w:eastAsia="Times New Roman" w:hAnsi="Palatino Linotype" w:cs="Times New Roman"/>
          <w:sz w:val="18"/>
          <w:szCs w:val="18"/>
        </w:rPr>
        <w:t xml:space="preserve">, Y.; </w:t>
      </w:r>
      <w:proofErr w:type="spellStart"/>
      <w:r w:rsidRPr="00156088">
        <w:rPr>
          <w:rFonts w:ascii="Palatino Linotype" w:eastAsia="Times New Roman" w:hAnsi="Palatino Linotype" w:cs="Times New Roman"/>
          <w:sz w:val="18"/>
          <w:szCs w:val="18"/>
        </w:rPr>
        <w:t>Sermanet</w:t>
      </w:r>
      <w:proofErr w:type="spellEnd"/>
      <w:r w:rsidRPr="00156088">
        <w:rPr>
          <w:rFonts w:ascii="Palatino Linotype" w:eastAsia="Times New Roman" w:hAnsi="Palatino Linotype" w:cs="Times New Roman"/>
          <w:sz w:val="18"/>
          <w:szCs w:val="18"/>
        </w:rPr>
        <w:t xml:space="preserve">, P.; Reed, S.; </w:t>
      </w:r>
      <w:proofErr w:type="spellStart"/>
      <w:r w:rsidRPr="00156088">
        <w:rPr>
          <w:rFonts w:ascii="Palatino Linotype" w:eastAsia="Times New Roman" w:hAnsi="Palatino Linotype" w:cs="Times New Roman"/>
          <w:sz w:val="18"/>
          <w:szCs w:val="18"/>
        </w:rPr>
        <w:t>Anguelov</w:t>
      </w:r>
      <w:proofErr w:type="spellEnd"/>
      <w:r w:rsidRPr="00156088">
        <w:rPr>
          <w:rFonts w:ascii="Palatino Linotype" w:eastAsia="Times New Roman" w:hAnsi="Palatino Linotype" w:cs="Times New Roman"/>
          <w:sz w:val="18"/>
          <w:szCs w:val="18"/>
        </w:rPr>
        <w:t xml:space="preserve">, D.; </w:t>
      </w:r>
      <w:proofErr w:type="spellStart"/>
      <w:r w:rsidRPr="00156088">
        <w:rPr>
          <w:rFonts w:ascii="Palatino Linotype" w:eastAsia="Times New Roman" w:hAnsi="Palatino Linotype" w:cs="Times New Roman"/>
          <w:sz w:val="18"/>
          <w:szCs w:val="18"/>
        </w:rPr>
        <w:t>Erhan</w:t>
      </w:r>
      <w:proofErr w:type="spellEnd"/>
      <w:r w:rsidRPr="00156088">
        <w:rPr>
          <w:rFonts w:ascii="Palatino Linotype" w:eastAsia="Times New Roman" w:hAnsi="Palatino Linotype" w:cs="Times New Roman"/>
          <w:sz w:val="18"/>
          <w:szCs w:val="18"/>
        </w:rPr>
        <w:t xml:space="preserve">, D.; </w:t>
      </w:r>
      <w:proofErr w:type="spellStart"/>
      <w:r w:rsidRPr="00156088">
        <w:rPr>
          <w:rFonts w:ascii="Palatino Linotype" w:eastAsia="Times New Roman" w:hAnsi="Palatino Linotype" w:cs="Times New Roman"/>
          <w:sz w:val="18"/>
          <w:szCs w:val="18"/>
        </w:rPr>
        <w:t>Vanhoucke</w:t>
      </w:r>
      <w:proofErr w:type="spellEnd"/>
      <w:r w:rsidRPr="00156088">
        <w:rPr>
          <w:rFonts w:ascii="Palatino Linotype" w:eastAsia="Times New Roman" w:hAnsi="Palatino Linotype" w:cs="Times New Roman"/>
          <w:sz w:val="18"/>
          <w:szCs w:val="18"/>
        </w:rPr>
        <w:t xml:space="preserve">, V.; </w:t>
      </w:r>
      <w:proofErr w:type="spellStart"/>
      <w:r w:rsidRPr="00156088">
        <w:rPr>
          <w:rFonts w:ascii="Palatino Linotype" w:eastAsia="Times New Roman" w:hAnsi="Palatino Linotype" w:cs="Times New Roman"/>
          <w:sz w:val="18"/>
          <w:szCs w:val="18"/>
        </w:rPr>
        <w:t>Rabinovich</w:t>
      </w:r>
      <w:proofErr w:type="spellEnd"/>
      <w:r w:rsidRPr="00156088">
        <w:rPr>
          <w:rFonts w:ascii="Palatino Linotype" w:eastAsia="Times New Roman" w:hAnsi="Palatino Linotype" w:cs="Times New Roman"/>
          <w:sz w:val="18"/>
          <w:szCs w:val="18"/>
        </w:rPr>
        <w:t xml:space="preserve">, A. Going deeper with convolutions. In; </w:t>
      </w:r>
      <w:proofErr w:type="spellStart"/>
      <w:r w:rsidRPr="00156088">
        <w:rPr>
          <w:rFonts w:ascii="Palatino Linotype" w:eastAsia="Times New Roman" w:hAnsi="Palatino Linotype" w:cs="Times New Roman"/>
          <w:sz w:val="18"/>
          <w:szCs w:val="18"/>
        </w:rPr>
        <w:t>Cvpr</w:t>
      </w:r>
      <w:proofErr w:type="spellEnd"/>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sz w:val="18"/>
          <w:szCs w:val="18"/>
        </w:rPr>
        <w:t>2015</w:t>
      </w:r>
      <w:r w:rsidRPr="00156088">
        <w:rPr>
          <w:rFonts w:ascii="Palatino Linotype" w:eastAsia="Times New Roman" w:hAnsi="Palatino Linotype" w:cs="Times New Roman"/>
          <w:sz w:val="18"/>
          <w:szCs w:val="18"/>
        </w:rPr>
        <w:t>.</w:t>
      </w:r>
    </w:p>
    <w:p w14:paraId="086AFA0B"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Taigman</w:t>
      </w:r>
      <w:proofErr w:type="spellEnd"/>
      <w:r w:rsidRPr="00156088">
        <w:rPr>
          <w:rFonts w:ascii="Palatino Linotype" w:eastAsia="Times New Roman" w:hAnsi="Palatino Linotype" w:cs="Times New Roman"/>
          <w:sz w:val="18"/>
          <w:szCs w:val="18"/>
        </w:rPr>
        <w:t xml:space="preserve">, Y.; Yang, M.; </w:t>
      </w:r>
      <w:proofErr w:type="spellStart"/>
      <w:r w:rsidRPr="00156088">
        <w:rPr>
          <w:rFonts w:ascii="Palatino Linotype" w:eastAsia="Times New Roman" w:hAnsi="Palatino Linotype" w:cs="Times New Roman"/>
          <w:sz w:val="18"/>
          <w:szCs w:val="18"/>
        </w:rPr>
        <w:t>Ranzato</w:t>
      </w:r>
      <w:proofErr w:type="spellEnd"/>
      <w:r w:rsidRPr="00156088">
        <w:rPr>
          <w:rFonts w:ascii="Palatino Linotype" w:eastAsia="Times New Roman" w:hAnsi="Palatino Linotype" w:cs="Times New Roman"/>
          <w:sz w:val="18"/>
          <w:szCs w:val="18"/>
        </w:rPr>
        <w:t xml:space="preserve">, M.; Wolf, L. </w:t>
      </w:r>
      <w:proofErr w:type="spellStart"/>
      <w:r w:rsidRPr="00156088">
        <w:rPr>
          <w:rFonts w:ascii="Palatino Linotype" w:eastAsia="Times New Roman" w:hAnsi="Palatino Linotype" w:cs="Times New Roman"/>
          <w:sz w:val="18"/>
          <w:szCs w:val="18"/>
        </w:rPr>
        <w:t>Deepface</w:t>
      </w:r>
      <w:proofErr w:type="spellEnd"/>
      <w:r w:rsidRPr="00156088">
        <w:rPr>
          <w:rFonts w:ascii="Palatino Linotype" w:eastAsia="Times New Roman" w:hAnsi="Palatino Linotype" w:cs="Times New Roman"/>
          <w:sz w:val="18"/>
          <w:szCs w:val="18"/>
        </w:rPr>
        <w:t xml:space="preserve">: Closing the gap to human-level performance in face verification. In </w:t>
      </w:r>
      <w:r w:rsidRPr="00156088">
        <w:rPr>
          <w:rFonts w:ascii="Palatino Linotype" w:eastAsia="Times New Roman" w:hAnsi="Palatino Linotype" w:cs="Times New Roman"/>
          <w:i/>
          <w:iCs/>
          <w:sz w:val="18"/>
          <w:szCs w:val="18"/>
        </w:rPr>
        <w:t>Proceedings of the IEEE conference on computer vision and pattern recognition</w:t>
      </w:r>
      <w:r w:rsidRPr="00156088">
        <w:rPr>
          <w:rFonts w:ascii="Palatino Linotype" w:eastAsia="Times New Roman" w:hAnsi="Palatino Linotype" w:cs="Times New Roman"/>
          <w:sz w:val="18"/>
          <w:szCs w:val="18"/>
        </w:rPr>
        <w:t>; 2014; pp. 1701–1708.</w:t>
      </w:r>
    </w:p>
    <w:p w14:paraId="0B072A94"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He, K.; Zhang, X.; Ren, S.; Sun, J. Deep residual learning for image recognition. In </w:t>
      </w:r>
      <w:r w:rsidRPr="00156088">
        <w:rPr>
          <w:rFonts w:ascii="Palatino Linotype" w:eastAsia="Times New Roman" w:hAnsi="Palatino Linotype" w:cs="Times New Roman"/>
          <w:i/>
          <w:iCs/>
          <w:sz w:val="18"/>
          <w:szCs w:val="18"/>
        </w:rPr>
        <w:t>Proceedings of the IEEE conference on computer vision and pattern recognition</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sz w:val="18"/>
          <w:szCs w:val="18"/>
        </w:rPr>
        <w:t>2016</w:t>
      </w:r>
      <w:r w:rsidRPr="00156088">
        <w:rPr>
          <w:rFonts w:ascii="Palatino Linotype" w:eastAsia="Times New Roman" w:hAnsi="Palatino Linotype" w:cs="Times New Roman"/>
          <w:sz w:val="18"/>
          <w:szCs w:val="18"/>
        </w:rPr>
        <w:t>; pp. 770–778.</w:t>
      </w:r>
    </w:p>
    <w:p w14:paraId="2CF9142F"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Szegedy</w:t>
      </w:r>
      <w:proofErr w:type="spellEnd"/>
      <w:r w:rsidRPr="00156088">
        <w:rPr>
          <w:rFonts w:ascii="Palatino Linotype" w:eastAsia="Times New Roman" w:hAnsi="Palatino Linotype" w:cs="Times New Roman"/>
          <w:sz w:val="18"/>
          <w:szCs w:val="18"/>
        </w:rPr>
        <w:t xml:space="preserve">, C.; </w:t>
      </w:r>
      <w:proofErr w:type="spellStart"/>
      <w:r w:rsidRPr="00156088">
        <w:rPr>
          <w:rFonts w:ascii="Palatino Linotype" w:eastAsia="Times New Roman" w:hAnsi="Palatino Linotype" w:cs="Times New Roman"/>
          <w:sz w:val="18"/>
          <w:szCs w:val="18"/>
        </w:rPr>
        <w:t>Ioffe</w:t>
      </w:r>
      <w:proofErr w:type="spellEnd"/>
      <w:r w:rsidRPr="00156088">
        <w:rPr>
          <w:rFonts w:ascii="Palatino Linotype" w:eastAsia="Times New Roman" w:hAnsi="Palatino Linotype" w:cs="Times New Roman"/>
          <w:sz w:val="18"/>
          <w:szCs w:val="18"/>
        </w:rPr>
        <w:t xml:space="preserve">, S.; </w:t>
      </w:r>
      <w:proofErr w:type="spellStart"/>
      <w:r w:rsidRPr="00156088">
        <w:rPr>
          <w:rFonts w:ascii="Palatino Linotype" w:eastAsia="Times New Roman" w:hAnsi="Palatino Linotype" w:cs="Times New Roman"/>
          <w:sz w:val="18"/>
          <w:szCs w:val="18"/>
        </w:rPr>
        <w:t>Vanhoucke</w:t>
      </w:r>
      <w:proofErr w:type="spellEnd"/>
      <w:r w:rsidRPr="00156088">
        <w:rPr>
          <w:rFonts w:ascii="Palatino Linotype" w:eastAsia="Times New Roman" w:hAnsi="Palatino Linotype" w:cs="Times New Roman"/>
          <w:sz w:val="18"/>
          <w:szCs w:val="18"/>
        </w:rPr>
        <w:t xml:space="preserve">, V.; </w:t>
      </w:r>
      <w:proofErr w:type="spellStart"/>
      <w:r w:rsidRPr="00156088">
        <w:rPr>
          <w:rFonts w:ascii="Palatino Linotype" w:eastAsia="Times New Roman" w:hAnsi="Palatino Linotype" w:cs="Times New Roman"/>
          <w:sz w:val="18"/>
          <w:szCs w:val="18"/>
        </w:rPr>
        <w:t>Alemi</w:t>
      </w:r>
      <w:proofErr w:type="spellEnd"/>
      <w:r w:rsidRPr="00156088">
        <w:rPr>
          <w:rFonts w:ascii="Palatino Linotype" w:eastAsia="Times New Roman" w:hAnsi="Palatino Linotype" w:cs="Times New Roman"/>
          <w:sz w:val="18"/>
          <w:szCs w:val="18"/>
        </w:rPr>
        <w:t>, A. A. Inception-v4, inception-</w:t>
      </w:r>
      <w:proofErr w:type="spellStart"/>
      <w:r w:rsidRPr="00156088">
        <w:rPr>
          <w:rFonts w:ascii="Palatino Linotype" w:eastAsia="Times New Roman" w:hAnsi="Palatino Linotype" w:cs="Times New Roman"/>
          <w:sz w:val="18"/>
          <w:szCs w:val="18"/>
        </w:rPr>
        <w:t>resnet</w:t>
      </w:r>
      <w:proofErr w:type="spellEnd"/>
      <w:r w:rsidRPr="00156088">
        <w:rPr>
          <w:rFonts w:ascii="Palatino Linotype" w:eastAsia="Times New Roman" w:hAnsi="Palatino Linotype" w:cs="Times New Roman"/>
          <w:sz w:val="18"/>
          <w:szCs w:val="18"/>
        </w:rPr>
        <w:t xml:space="preserve"> and the impact of residual connections on learning. In </w:t>
      </w:r>
      <w:r w:rsidRPr="00156088">
        <w:rPr>
          <w:rFonts w:ascii="Palatino Linotype" w:eastAsia="Times New Roman" w:hAnsi="Palatino Linotype" w:cs="Times New Roman"/>
          <w:i/>
          <w:iCs/>
          <w:sz w:val="18"/>
          <w:szCs w:val="18"/>
        </w:rPr>
        <w:t>AAAI</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sz w:val="18"/>
          <w:szCs w:val="18"/>
        </w:rPr>
        <w:t>2017</w:t>
      </w:r>
      <w:r w:rsidRPr="00156088">
        <w:rPr>
          <w:rFonts w:ascii="Palatino Linotype" w:eastAsia="Times New Roman" w:hAnsi="Palatino Linotype" w:cs="Times New Roman"/>
          <w:sz w:val="18"/>
          <w:szCs w:val="18"/>
        </w:rPr>
        <w:t>; Vol. 4, p. 12.</w:t>
      </w:r>
    </w:p>
    <w:p w14:paraId="6A880D30"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Smith, L. N.; </w:t>
      </w:r>
      <w:proofErr w:type="spellStart"/>
      <w:r w:rsidRPr="00156088">
        <w:rPr>
          <w:rFonts w:ascii="Palatino Linotype" w:eastAsia="Times New Roman" w:hAnsi="Palatino Linotype" w:cs="Times New Roman"/>
          <w:sz w:val="18"/>
          <w:szCs w:val="18"/>
        </w:rPr>
        <w:t>Topin</w:t>
      </w:r>
      <w:proofErr w:type="spellEnd"/>
      <w:r w:rsidRPr="00156088">
        <w:rPr>
          <w:rFonts w:ascii="Palatino Linotype" w:eastAsia="Times New Roman" w:hAnsi="Palatino Linotype" w:cs="Times New Roman"/>
          <w:sz w:val="18"/>
          <w:szCs w:val="18"/>
        </w:rPr>
        <w:t xml:space="preserve">, N. Deep convolutional neural network design patterns. </w:t>
      </w:r>
      <w:proofErr w:type="spellStart"/>
      <w:r w:rsidRPr="00156088">
        <w:rPr>
          <w:rFonts w:ascii="Palatino Linotype" w:eastAsia="Times New Roman" w:hAnsi="Palatino Linotype" w:cs="Times New Roman"/>
          <w:i/>
          <w:iCs/>
          <w:sz w:val="18"/>
          <w:szCs w:val="18"/>
        </w:rPr>
        <w:t>ArXiv</w:t>
      </w:r>
      <w:proofErr w:type="spellEnd"/>
      <w:r w:rsidRPr="00156088">
        <w:rPr>
          <w:rFonts w:ascii="Palatino Linotype" w:eastAsia="Times New Roman" w:hAnsi="Palatino Linotype" w:cs="Times New Roman"/>
          <w:i/>
          <w:iCs/>
          <w:sz w:val="18"/>
          <w:szCs w:val="18"/>
        </w:rPr>
        <w:t xml:space="preserve"> </w:t>
      </w:r>
      <w:proofErr w:type="spellStart"/>
      <w:r w:rsidRPr="00156088">
        <w:rPr>
          <w:rFonts w:ascii="Palatino Linotype" w:eastAsia="Times New Roman" w:hAnsi="Palatino Linotype" w:cs="Times New Roman"/>
          <w:i/>
          <w:iCs/>
          <w:sz w:val="18"/>
          <w:szCs w:val="18"/>
        </w:rPr>
        <w:t>Prepr</w:t>
      </w:r>
      <w:proofErr w:type="spellEnd"/>
      <w:r w:rsidRPr="00156088">
        <w:rPr>
          <w:rFonts w:ascii="Palatino Linotype" w:eastAsia="Times New Roman" w:hAnsi="Palatino Linotype" w:cs="Times New Roman"/>
          <w:i/>
          <w:iCs/>
          <w:sz w:val="18"/>
          <w:szCs w:val="18"/>
        </w:rPr>
        <w:t>. ArXiv161100847</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2016</w:t>
      </w:r>
      <w:r w:rsidRPr="00156088">
        <w:rPr>
          <w:rFonts w:ascii="Palatino Linotype" w:eastAsia="Times New Roman" w:hAnsi="Palatino Linotype" w:cs="Times New Roman"/>
          <w:sz w:val="18"/>
          <w:szCs w:val="18"/>
        </w:rPr>
        <w:t>.</w:t>
      </w:r>
    </w:p>
    <w:p w14:paraId="006EDA89"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Guan, H.; Yu, Y.; Ji, Z.; Li, J.; Zhang, Q. Deep learning-based tree classification using mobile LiDAR data. </w:t>
      </w:r>
      <w:r w:rsidRPr="00156088">
        <w:rPr>
          <w:rFonts w:ascii="Palatino Linotype" w:eastAsia="Times New Roman" w:hAnsi="Palatino Linotype" w:cs="Times New Roman"/>
          <w:i/>
          <w:iCs/>
          <w:sz w:val="18"/>
          <w:szCs w:val="18"/>
        </w:rPr>
        <w:t>Remote Sens. Lett.</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2015</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6</w:t>
      </w:r>
      <w:r w:rsidRPr="00156088">
        <w:rPr>
          <w:rFonts w:ascii="Palatino Linotype" w:eastAsia="Times New Roman" w:hAnsi="Palatino Linotype" w:cs="Times New Roman"/>
          <w:sz w:val="18"/>
          <w:szCs w:val="18"/>
        </w:rPr>
        <w:t>, 864–873.</w:t>
      </w:r>
    </w:p>
    <w:p w14:paraId="37C2630E"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lastRenderedPageBreak/>
        <w:t>Ghamisi</w:t>
      </w:r>
      <w:proofErr w:type="spellEnd"/>
      <w:r w:rsidRPr="00156088">
        <w:rPr>
          <w:rFonts w:ascii="Palatino Linotype" w:eastAsia="Times New Roman" w:hAnsi="Palatino Linotype" w:cs="Times New Roman"/>
          <w:sz w:val="18"/>
          <w:szCs w:val="18"/>
        </w:rPr>
        <w:t xml:space="preserve">, P.; </w:t>
      </w:r>
      <w:proofErr w:type="spellStart"/>
      <w:r w:rsidRPr="00156088">
        <w:rPr>
          <w:rFonts w:ascii="Palatino Linotype" w:eastAsia="Times New Roman" w:hAnsi="Palatino Linotype" w:cs="Times New Roman"/>
          <w:sz w:val="18"/>
          <w:szCs w:val="18"/>
        </w:rPr>
        <w:t>Höfle</w:t>
      </w:r>
      <w:proofErr w:type="spellEnd"/>
      <w:r w:rsidRPr="00156088">
        <w:rPr>
          <w:rFonts w:ascii="Palatino Linotype" w:eastAsia="Times New Roman" w:hAnsi="Palatino Linotype" w:cs="Times New Roman"/>
          <w:sz w:val="18"/>
          <w:szCs w:val="18"/>
        </w:rPr>
        <w:t xml:space="preserve">, B.; Zhu, X. X. Hyperspectral and LiDAR data fusion using extinction profiles and deep convolutional neural network. </w:t>
      </w:r>
      <w:r w:rsidRPr="00156088">
        <w:rPr>
          <w:rFonts w:ascii="Palatino Linotype" w:eastAsia="Times New Roman" w:hAnsi="Palatino Linotype" w:cs="Times New Roman"/>
          <w:i/>
          <w:iCs/>
          <w:sz w:val="18"/>
          <w:szCs w:val="18"/>
        </w:rPr>
        <w:t>IEEE J. Sel. Top. Appl. Earth Obs. Remote Sens.</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2017</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10</w:t>
      </w:r>
      <w:r w:rsidRPr="00156088">
        <w:rPr>
          <w:rFonts w:ascii="Palatino Linotype" w:eastAsia="Times New Roman" w:hAnsi="Palatino Linotype" w:cs="Times New Roman"/>
          <w:sz w:val="18"/>
          <w:szCs w:val="18"/>
        </w:rPr>
        <w:t>, 3011–3024.</w:t>
      </w:r>
    </w:p>
    <w:p w14:paraId="375EED26"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Maturana</w:t>
      </w:r>
      <w:proofErr w:type="spellEnd"/>
      <w:r w:rsidRPr="00156088">
        <w:rPr>
          <w:rFonts w:ascii="Palatino Linotype" w:eastAsia="Times New Roman" w:hAnsi="Palatino Linotype" w:cs="Times New Roman"/>
          <w:sz w:val="18"/>
          <w:szCs w:val="18"/>
        </w:rPr>
        <w:t xml:space="preserve">, D.; Scherer, S. 3d convolutional neural networks for landing zone detection from </w:t>
      </w:r>
      <w:proofErr w:type="spellStart"/>
      <w:r w:rsidRPr="00156088">
        <w:rPr>
          <w:rFonts w:ascii="Palatino Linotype" w:eastAsia="Times New Roman" w:hAnsi="Palatino Linotype" w:cs="Times New Roman"/>
          <w:sz w:val="18"/>
          <w:szCs w:val="18"/>
        </w:rPr>
        <w:t>lidar</w:t>
      </w:r>
      <w:proofErr w:type="spellEnd"/>
      <w:r w:rsidRPr="00156088">
        <w:rPr>
          <w:rFonts w:ascii="Palatino Linotype" w:eastAsia="Times New Roman" w:hAnsi="Palatino Linotype" w:cs="Times New Roman"/>
          <w:sz w:val="18"/>
          <w:szCs w:val="18"/>
        </w:rPr>
        <w:t xml:space="preserve">. In </w:t>
      </w:r>
      <w:r w:rsidRPr="00156088">
        <w:rPr>
          <w:rFonts w:ascii="Palatino Linotype" w:eastAsia="Times New Roman" w:hAnsi="Palatino Linotype" w:cs="Times New Roman"/>
          <w:i/>
          <w:iCs/>
          <w:sz w:val="18"/>
          <w:szCs w:val="18"/>
        </w:rPr>
        <w:t>Robotics and Automation (ICRA), 2015 IEEE International Conference on</w:t>
      </w:r>
      <w:r w:rsidRPr="00156088">
        <w:rPr>
          <w:rFonts w:ascii="Palatino Linotype" w:eastAsia="Times New Roman" w:hAnsi="Palatino Linotype" w:cs="Times New Roman"/>
          <w:sz w:val="18"/>
          <w:szCs w:val="18"/>
        </w:rPr>
        <w:t>; IEEE, 2015; pp. 3471–3478.</w:t>
      </w:r>
    </w:p>
    <w:p w14:paraId="3AA5502E" w14:textId="77777777" w:rsidR="00156088" w:rsidRPr="00156088" w:rsidRDefault="00156088" w:rsidP="0068525B">
      <w:pPr>
        <w:pStyle w:val="ListParagraph"/>
        <w:numPr>
          <w:ilvl w:val="0"/>
          <w:numId w:val="12"/>
        </w:numPr>
        <w:suppressLineNumbers/>
        <w:spacing w:before="100" w:beforeAutospacing="1" w:after="100" w:afterAutospacing="1" w:line="259" w:lineRule="auto"/>
        <w:ind w:left="270" w:firstLineChars="0"/>
        <w:contextualSpacing/>
        <w:rPr>
          <w:rFonts w:ascii="Palatino Linotype" w:eastAsia="Times New Roman" w:hAnsi="Palatino Linotype" w:cs="Arial"/>
          <w:color w:val="000000"/>
          <w:sz w:val="18"/>
          <w:szCs w:val="18"/>
        </w:rPr>
      </w:pPr>
      <w:r w:rsidRPr="00156088">
        <w:rPr>
          <w:rFonts w:ascii="Palatino Linotype" w:eastAsia="Times New Roman" w:hAnsi="Palatino Linotype" w:cs="Times New Roman"/>
          <w:sz w:val="18"/>
          <w:szCs w:val="18"/>
        </w:rPr>
        <w:t xml:space="preserve">Li, B. 3D fully convolutional network for vehicle detection in point cloud. </w:t>
      </w:r>
      <w:proofErr w:type="spellStart"/>
      <w:r w:rsidRPr="00156088">
        <w:rPr>
          <w:rFonts w:ascii="Palatino Linotype" w:eastAsia="Times New Roman" w:hAnsi="Palatino Linotype" w:cs="Times New Roman"/>
          <w:i/>
          <w:iCs/>
          <w:sz w:val="18"/>
          <w:szCs w:val="18"/>
        </w:rPr>
        <w:t>ArXiv</w:t>
      </w:r>
      <w:proofErr w:type="spellEnd"/>
      <w:r w:rsidRPr="00156088">
        <w:rPr>
          <w:rFonts w:ascii="Palatino Linotype" w:eastAsia="Times New Roman" w:hAnsi="Palatino Linotype" w:cs="Times New Roman"/>
          <w:i/>
          <w:iCs/>
          <w:sz w:val="18"/>
          <w:szCs w:val="18"/>
        </w:rPr>
        <w:t xml:space="preserve"> </w:t>
      </w:r>
      <w:proofErr w:type="spellStart"/>
      <w:r w:rsidRPr="00156088">
        <w:rPr>
          <w:rFonts w:ascii="Palatino Linotype" w:eastAsia="Times New Roman" w:hAnsi="Palatino Linotype" w:cs="Times New Roman"/>
          <w:i/>
          <w:iCs/>
          <w:sz w:val="18"/>
          <w:szCs w:val="18"/>
        </w:rPr>
        <w:t>Prepr</w:t>
      </w:r>
      <w:proofErr w:type="spellEnd"/>
      <w:r w:rsidRPr="00156088">
        <w:rPr>
          <w:rFonts w:ascii="Palatino Linotype" w:eastAsia="Times New Roman" w:hAnsi="Palatino Linotype" w:cs="Times New Roman"/>
          <w:i/>
          <w:iCs/>
          <w:sz w:val="18"/>
          <w:szCs w:val="18"/>
        </w:rPr>
        <w:t>. ArXiv161108069</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2016</w:t>
      </w:r>
      <w:r w:rsidRPr="00156088">
        <w:rPr>
          <w:rFonts w:ascii="Palatino Linotype" w:eastAsia="Times New Roman" w:hAnsi="Palatino Linotype" w:cs="Times New Roman"/>
          <w:sz w:val="18"/>
          <w:szCs w:val="18"/>
        </w:rPr>
        <w:t>.</w:t>
      </w:r>
    </w:p>
    <w:p w14:paraId="126CC678" w14:textId="7301BA77" w:rsidR="00156088" w:rsidRPr="00156088" w:rsidRDefault="00156088" w:rsidP="0068525B">
      <w:pPr>
        <w:pStyle w:val="ListParagraph"/>
        <w:numPr>
          <w:ilvl w:val="0"/>
          <w:numId w:val="12"/>
        </w:numPr>
        <w:suppressLineNumbers/>
        <w:spacing w:before="100" w:beforeAutospacing="1" w:after="100" w:afterAutospacing="1" w:line="259" w:lineRule="auto"/>
        <w:ind w:left="270" w:firstLineChars="0"/>
        <w:contextualSpacing/>
        <w:rPr>
          <w:rFonts w:ascii="Palatino Linotype" w:eastAsia="Times New Roman" w:hAnsi="Palatino Linotype" w:cs="Arial"/>
          <w:color w:val="000000"/>
          <w:sz w:val="18"/>
          <w:szCs w:val="18"/>
        </w:rPr>
      </w:pPr>
      <w:r w:rsidRPr="00156088">
        <w:rPr>
          <w:rFonts w:ascii="Palatino Linotype" w:hAnsi="Palatino Linotype" w:cs="Arial"/>
          <w:color w:val="000000"/>
          <w:sz w:val="18"/>
          <w:szCs w:val="18"/>
        </w:rPr>
        <w:t xml:space="preserve">Damien </w:t>
      </w:r>
      <w:proofErr w:type="spellStart"/>
      <w:r w:rsidRPr="00156088">
        <w:rPr>
          <w:rFonts w:ascii="Palatino Linotype" w:hAnsi="Palatino Linotype" w:cs="Arial"/>
          <w:color w:val="000000"/>
          <w:sz w:val="18"/>
          <w:szCs w:val="18"/>
        </w:rPr>
        <w:t>Matti</w:t>
      </w:r>
      <w:proofErr w:type="spellEnd"/>
      <w:r w:rsidRPr="00156088">
        <w:rPr>
          <w:rFonts w:ascii="Palatino Linotype" w:hAnsi="Palatino Linotype" w:cs="Arial"/>
          <w:color w:val="000000"/>
          <w:sz w:val="18"/>
          <w:szCs w:val="18"/>
        </w:rPr>
        <w:t xml:space="preserve">, </w:t>
      </w:r>
      <w:proofErr w:type="spellStart"/>
      <w:r w:rsidRPr="00156088">
        <w:rPr>
          <w:rFonts w:ascii="Palatino Linotype" w:hAnsi="Palatino Linotype" w:cs="Arial"/>
          <w:color w:val="000000"/>
          <w:sz w:val="18"/>
          <w:szCs w:val="18"/>
        </w:rPr>
        <w:t>Hazim</w:t>
      </w:r>
      <w:proofErr w:type="spellEnd"/>
      <w:r w:rsidRPr="00156088">
        <w:rPr>
          <w:rFonts w:ascii="Palatino Linotype" w:hAnsi="Palatino Linotype" w:cs="Arial"/>
          <w:color w:val="000000"/>
          <w:sz w:val="18"/>
          <w:szCs w:val="18"/>
        </w:rPr>
        <w:t xml:space="preserve"> Kemal </w:t>
      </w:r>
      <w:proofErr w:type="spellStart"/>
      <w:r w:rsidRPr="00156088">
        <w:rPr>
          <w:rFonts w:ascii="Palatino Linotype" w:hAnsi="Palatino Linotype" w:cs="Arial"/>
          <w:color w:val="000000"/>
          <w:sz w:val="18"/>
          <w:szCs w:val="18"/>
        </w:rPr>
        <w:t>Ekenel</w:t>
      </w:r>
      <w:proofErr w:type="spellEnd"/>
      <w:r w:rsidRPr="00156088">
        <w:rPr>
          <w:rFonts w:ascii="Palatino Linotype" w:hAnsi="Palatino Linotype" w:cs="Arial"/>
          <w:color w:val="000000"/>
          <w:sz w:val="18"/>
          <w:szCs w:val="18"/>
        </w:rPr>
        <w:t xml:space="preserve">, Jean-Philippe </w:t>
      </w:r>
      <w:proofErr w:type="spellStart"/>
      <w:r w:rsidRPr="00156088">
        <w:rPr>
          <w:rFonts w:ascii="Palatino Linotype" w:hAnsi="Palatino Linotype" w:cs="Arial"/>
          <w:color w:val="000000"/>
          <w:sz w:val="18"/>
          <w:szCs w:val="18"/>
        </w:rPr>
        <w:t>Thiran</w:t>
      </w:r>
      <w:proofErr w:type="spellEnd"/>
      <w:r w:rsidRPr="00156088">
        <w:rPr>
          <w:rFonts w:ascii="Palatino Linotype" w:hAnsi="Palatino Linotype" w:cs="Arial"/>
          <w:color w:val="000000"/>
          <w:sz w:val="18"/>
          <w:szCs w:val="18"/>
        </w:rPr>
        <w:t xml:space="preserve">, Combining LiDAR space clustering and convolutional neural networks for pedestrian detection. AVSS, </w:t>
      </w:r>
      <w:r w:rsidRPr="00156088">
        <w:rPr>
          <w:rFonts w:ascii="Palatino Linotype" w:hAnsi="Palatino Linotype" w:cs="Arial"/>
          <w:b/>
          <w:color w:val="000000"/>
          <w:sz w:val="18"/>
          <w:szCs w:val="18"/>
        </w:rPr>
        <w:t>2017</w:t>
      </w:r>
      <w:r w:rsidRPr="00156088">
        <w:rPr>
          <w:rFonts w:ascii="Palatino Linotype" w:hAnsi="Palatino Linotype" w:cs="Arial"/>
          <w:color w:val="000000"/>
          <w:sz w:val="18"/>
          <w:szCs w:val="18"/>
        </w:rPr>
        <w:t>; 1-6</w:t>
      </w:r>
    </w:p>
    <w:p w14:paraId="7206B737"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Prasoon</w:t>
      </w:r>
      <w:proofErr w:type="spellEnd"/>
      <w:r w:rsidRPr="00156088">
        <w:rPr>
          <w:rFonts w:ascii="Palatino Linotype" w:eastAsia="Times New Roman" w:hAnsi="Palatino Linotype" w:cs="Times New Roman"/>
          <w:sz w:val="18"/>
          <w:szCs w:val="18"/>
        </w:rPr>
        <w:t xml:space="preserve">, A.; Petersen, K.; </w:t>
      </w:r>
      <w:proofErr w:type="spellStart"/>
      <w:r w:rsidRPr="00156088">
        <w:rPr>
          <w:rFonts w:ascii="Palatino Linotype" w:eastAsia="Times New Roman" w:hAnsi="Palatino Linotype" w:cs="Times New Roman"/>
          <w:sz w:val="18"/>
          <w:szCs w:val="18"/>
        </w:rPr>
        <w:t>Igel</w:t>
      </w:r>
      <w:proofErr w:type="spellEnd"/>
      <w:r w:rsidRPr="00156088">
        <w:rPr>
          <w:rFonts w:ascii="Palatino Linotype" w:eastAsia="Times New Roman" w:hAnsi="Palatino Linotype" w:cs="Times New Roman"/>
          <w:sz w:val="18"/>
          <w:szCs w:val="18"/>
        </w:rPr>
        <w:t xml:space="preserve">, C.; </w:t>
      </w:r>
      <w:proofErr w:type="spellStart"/>
      <w:r w:rsidRPr="00156088">
        <w:rPr>
          <w:rFonts w:ascii="Palatino Linotype" w:eastAsia="Times New Roman" w:hAnsi="Palatino Linotype" w:cs="Times New Roman"/>
          <w:sz w:val="18"/>
          <w:szCs w:val="18"/>
        </w:rPr>
        <w:t>Lauze</w:t>
      </w:r>
      <w:proofErr w:type="spellEnd"/>
      <w:r w:rsidRPr="00156088">
        <w:rPr>
          <w:rFonts w:ascii="Palatino Linotype" w:eastAsia="Times New Roman" w:hAnsi="Palatino Linotype" w:cs="Times New Roman"/>
          <w:sz w:val="18"/>
          <w:szCs w:val="18"/>
        </w:rPr>
        <w:t xml:space="preserve">, F.; Dam, E.; Nielsen, M. Deep feature learning for knee cartilage segmentation using a </w:t>
      </w:r>
      <w:proofErr w:type="spellStart"/>
      <w:r w:rsidRPr="00156088">
        <w:rPr>
          <w:rFonts w:ascii="Palatino Linotype" w:eastAsia="Times New Roman" w:hAnsi="Palatino Linotype" w:cs="Times New Roman"/>
          <w:sz w:val="18"/>
          <w:szCs w:val="18"/>
        </w:rPr>
        <w:t>triplanar</w:t>
      </w:r>
      <w:proofErr w:type="spellEnd"/>
      <w:r w:rsidRPr="00156088">
        <w:rPr>
          <w:rFonts w:ascii="Palatino Linotype" w:eastAsia="Times New Roman" w:hAnsi="Palatino Linotype" w:cs="Times New Roman"/>
          <w:sz w:val="18"/>
          <w:szCs w:val="18"/>
        </w:rPr>
        <w:t xml:space="preserve"> convolutional neural network. In </w:t>
      </w:r>
      <w:r w:rsidRPr="00156088">
        <w:rPr>
          <w:rFonts w:ascii="Palatino Linotype" w:eastAsia="Times New Roman" w:hAnsi="Palatino Linotype" w:cs="Times New Roman"/>
          <w:i/>
          <w:iCs/>
          <w:sz w:val="18"/>
          <w:szCs w:val="18"/>
        </w:rPr>
        <w:t>International conference on medical image computing and computer-assisted intervention</w:t>
      </w:r>
      <w:r w:rsidRPr="00156088">
        <w:rPr>
          <w:rFonts w:ascii="Palatino Linotype" w:eastAsia="Times New Roman" w:hAnsi="Palatino Linotype" w:cs="Times New Roman"/>
          <w:sz w:val="18"/>
          <w:szCs w:val="18"/>
        </w:rPr>
        <w:t xml:space="preserve">; Springer, </w:t>
      </w:r>
      <w:r w:rsidRPr="00156088">
        <w:rPr>
          <w:rFonts w:ascii="Palatino Linotype" w:eastAsia="Times New Roman" w:hAnsi="Palatino Linotype" w:cs="Times New Roman"/>
          <w:b/>
          <w:sz w:val="18"/>
          <w:szCs w:val="18"/>
        </w:rPr>
        <w:t>2013</w:t>
      </w:r>
      <w:r w:rsidRPr="00156088">
        <w:rPr>
          <w:rFonts w:ascii="Palatino Linotype" w:eastAsia="Times New Roman" w:hAnsi="Palatino Linotype" w:cs="Times New Roman"/>
          <w:sz w:val="18"/>
          <w:szCs w:val="18"/>
        </w:rPr>
        <w:t>; pp. 246–253.</w:t>
      </w:r>
    </w:p>
    <w:p w14:paraId="06AFC014"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Kamnitsas</w:t>
      </w:r>
      <w:proofErr w:type="spellEnd"/>
      <w:r w:rsidRPr="00156088">
        <w:rPr>
          <w:rFonts w:ascii="Palatino Linotype" w:eastAsia="Times New Roman" w:hAnsi="Palatino Linotype" w:cs="Times New Roman"/>
          <w:sz w:val="18"/>
          <w:szCs w:val="18"/>
        </w:rPr>
        <w:t xml:space="preserve">, K.; </w:t>
      </w:r>
      <w:proofErr w:type="spellStart"/>
      <w:r w:rsidRPr="00156088">
        <w:rPr>
          <w:rFonts w:ascii="Palatino Linotype" w:eastAsia="Times New Roman" w:hAnsi="Palatino Linotype" w:cs="Times New Roman"/>
          <w:sz w:val="18"/>
          <w:szCs w:val="18"/>
        </w:rPr>
        <w:t>Ledig</w:t>
      </w:r>
      <w:proofErr w:type="spellEnd"/>
      <w:r w:rsidRPr="00156088">
        <w:rPr>
          <w:rFonts w:ascii="Palatino Linotype" w:eastAsia="Times New Roman" w:hAnsi="Palatino Linotype" w:cs="Times New Roman"/>
          <w:sz w:val="18"/>
          <w:szCs w:val="18"/>
        </w:rPr>
        <w:t xml:space="preserve">, C.; </w:t>
      </w:r>
      <w:proofErr w:type="spellStart"/>
      <w:r w:rsidRPr="00156088">
        <w:rPr>
          <w:rFonts w:ascii="Palatino Linotype" w:eastAsia="Times New Roman" w:hAnsi="Palatino Linotype" w:cs="Times New Roman"/>
          <w:sz w:val="18"/>
          <w:szCs w:val="18"/>
        </w:rPr>
        <w:t>Newcombe</w:t>
      </w:r>
      <w:proofErr w:type="spellEnd"/>
      <w:r w:rsidRPr="00156088">
        <w:rPr>
          <w:rFonts w:ascii="Palatino Linotype" w:eastAsia="Times New Roman" w:hAnsi="Palatino Linotype" w:cs="Times New Roman"/>
          <w:sz w:val="18"/>
          <w:szCs w:val="18"/>
        </w:rPr>
        <w:t xml:space="preserve">, V. F.; Simpson, J. P.; Kane, A. D.; Menon, D. K.; </w:t>
      </w:r>
      <w:proofErr w:type="spellStart"/>
      <w:r w:rsidRPr="00156088">
        <w:rPr>
          <w:rFonts w:ascii="Palatino Linotype" w:eastAsia="Times New Roman" w:hAnsi="Palatino Linotype" w:cs="Times New Roman"/>
          <w:sz w:val="18"/>
          <w:szCs w:val="18"/>
        </w:rPr>
        <w:t>Rueckert</w:t>
      </w:r>
      <w:proofErr w:type="spellEnd"/>
      <w:r w:rsidRPr="00156088">
        <w:rPr>
          <w:rFonts w:ascii="Palatino Linotype" w:eastAsia="Times New Roman" w:hAnsi="Palatino Linotype" w:cs="Times New Roman"/>
          <w:sz w:val="18"/>
          <w:szCs w:val="18"/>
        </w:rPr>
        <w:t xml:space="preserve">, D.; </w:t>
      </w:r>
      <w:proofErr w:type="spellStart"/>
      <w:r w:rsidRPr="00156088">
        <w:rPr>
          <w:rFonts w:ascii="Palatino Linotype" w:eastAsia="Times New Roman" w:hAnsi="Palatino Linotype" w:cs="Times New Roman"/>
          <w:sz w:val="18"/>
          <w:szCs w:val="18"/>
        </w:rPr>
        <w:t>Glocker</w:t>
      </w:r>
      <w:proofErr w:type="spellEnd"/>
      <w:r w:rsidRPr="00156088">
        <w:rPr>
          <w:rFonts w:ascii="Palatino Linotype" w:eastAsia="Times New Roman" w:hAnsi="Palatino Linotype" w:cs="Times New Roman"/>
          <w:sz w:val="18"/>
          <w:szCs w:val="18"/>
        </w:rPr>
        <w:t xml:space="preserve">, B. Efficient multi-scale 3D CNN with fully connected CRF for accurate brain lesion segmentation. </w:t>
      </w:r>
      <w:r w:rsidRPr="00156088">
        <w:rPr>
          <w:rFonts w:ascii="Palatino Linotype" w:eastAsia="Times New Roman" w:hAnsi="Palatino Linotype" w:cs="Times New Roman"/>
          <w:i/>
          <w:iCs/>
          <w:sz w:val="18"/>
          <w:szCs w:val="18"/>
        </w:rPr>
        <w:t>Med. Image Anal.</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2017</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36</w:t>
      </w:r>
      <w:r w:rsidRPr="00156088">
        <w:rPr>
          <w:rFonts w:ascii="Palatino Linotype" w:eastAsia="Times New Roman" w:hAnsi="Palatino Linotype" w:cs="Times New Roman"/>
          <w:sz w:val="18"/>
          <w:szCs w:val="18"/>
        </w:rPr>
        <w:t>, 61–78.</w:t>
      </w:r>
    </w:p>
    <w:p w14:paraId="1F6885ED"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Yi, D.; Zhou, M.; Chen, Z.; </w:t>
      </w:r>
      <w:proofErr w:type="spellStart"/>
      <w:r w:rsidRPr="00156088">
        <w:rPr>
          <w:rFonts w:ascii="Palatino Linotype" w:eastAsia="Times New Roman" w:hAnsi="Palatino Linotype" w:cs="Times New Roman"/>
          <w:sz w:val="18"/>
          <w:szCs w:val="18"/>
        </w:rPr>
        <w:t>Gevaert</w:t>
      </w:r>
      <w:proofErr w:type="spellEnd"/>
      <w:r w:rsidRPr="00156088">
        <w:rPr>
          <w:rFonts w:ascii="Palatino Linotype" w:eastAsia="Times New Roman" w:hAnsi="Palatino Linotype" w:cs="Times New Roman"/>
          <w:sz w:val="18"/>
          <w:szCs w:val="18"/>
        </w:rPr>
        <w:t xml:space="preserve">, O. 3-D Convolutional Neural Networks for Glioblastoma Segmentation. </w:t>
      </w:r>
      <w:proofErr w:type="spellStart"/>
      <w:r w:rsidRPr="00156088">
        <w:rPr>
          <w:rFonts w:ascii="Palatino Linotype" w:eastAsia="Times New Roman" w:hAnsi="Palatino Linotype" w:cs="Times New Roman"/>
          <w:i/>
          <w:iCs/>
          <w:sz w:val="18"/>
          <w:szCs w:val="18"/>
        </w:rPr>
        <w:t>ArXiv</w:t>
      </w:r>
      <w:proofErr w:type="spellEnd"/>
      <w:r w:rsidRPr="00156088">
        <w:rPr>
          <w:rFonts w:ascii="Palatino Linotype" w:eastAsia="Times New Roman" w:hAnsi="Palatino Linotype" w:cs="Times New Roman"/>
          <w:i/>
          <w:iCs/>
          <w:sz w:val="18"/>
          <w:szCs w:val="18"/>
        </w:rPr>
        <w:t xml:space="preserve"> </w:t>
      </w:r>
      <w:proofErr w:type="spellStart"/>
      <w:r w:rsidRPr="00156088">
        <w:rPr>
          <w:rFonts w:ascii="Palatino Linotype" w:eastAsia="Times New Roman" w:hAnsi="Palatino Linotype" w:cs="Times New Roman"/>
          <w:i/>
          <w:iCs/>
          <w:sz w:val="18"/>
          <w:szCs w:val="18"/>
        </w:rPr>
        <w:t>Prepr</w:t>
      </w:r>
      <w:proofErr w:type="spellEnd"/>
      <w:r w:rsidRPr="00156088">
        <w:rPr>
          <w:rFonts w:ascii="Palatino Linotype" w:eastAsia="Times New Roman" w:hAnsi="Palatino Linotype" w:cs="Times New Roman"/>
          <w:i/>
          <w:iCs/>
          <w:sz w:val="18"/>
          <w:szCs w:val="18"/>
        </w:rPr>
        <w:t>. ArXiv161104534</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2016</w:t>
      </w:r>
      <w:r w:rsidRPr="00156088">
        <w:rPr>
          <w:rFonts w:ascii="Palatino Linotype" w:eastAsia="Times New Roman" w:hAnsi="Palatino Linotype" w:cs="Times New Roman"/>
          <w:sz w:val="18"/>
          <w:szCs w:val="18"/>
        </w:rPr>
        <w:t>.</w:t>
      </w:r>
    </w:p>
    <w:p w14:paraId="07E69397"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Maturana</w:t>
      </w:r>
      <w:proofErr w:type="spellEnd"/>
      <w:r w:rsidRPr="00156088">
        <w:rPr>
          <w:rFonts w:ascii="Palatino Linotype" w:eastAsia="Times New Roman" w:hAnsi="Palatino Linotype" w:cs="Times New Roman"/>
          <w:sz w:val="18"/>
          <w:szCs w:val="18"/>
        </w:rPr>
        <w:t xml:space="preserve">, D.; Scherer, S. </w:t>
      </w:r>
      <w:proofErr w:type="spellStart"/>
      <w:r w:rsidRPr="00156088">
        <w:rPr>
          <w:rFonts w:ascii="Palatino Linotype" w:eastAsia="Times New Roman" w:hAnsi="Palatino Linotype" w:cs="Times New Roman"/>
          <w:sz w:val="18"/>
          <w:szCs w:val="18"/>
        </w:rPr>
        <w:t>Voxnet</w:t>
      </w:r>
      <w:proofErr w:type="spellEnd"/>
      <w:r w:rsidRPr="00156088">
        <w:rPr>
          <w:rFonts w:ascii="Palatino Linotype" w:eastAsia="Times New Roman" w:hAnsi="Palatino Linotype" w:cs="Times New Roman"/>
          <w:sz w:val="18"/>
          <w:szCs w:val="18"/>
        </w:rPr>
        <w:t xml:space="preserve">: A 3d convolutional neural network for real-time object recognition. In </w:t>
      </w:r>
      <w:r w:rsidRPr="00156088">
        <w:rPr>
          <w:rFonts w:ascii="Palatino Linotype" w:eastAsia="Times New Roman" w:hAnsi="Palatino Linotype" w:cs="Times New Roman"/>
          <w:i/>
          <w:iCs/>
          <w:sz w:val="18"/>
          <w:szCs w:val="18"/>
        </w:rPr>
        <w:t>Intelligent Robots and Systems (IROS), 2015 IEEE/RSJ International Conference on</w:t>
      </w:r>
      <w:r w:rsidRPr="00156088">
        <w:rPr>
          <w:rFonts w:ascii="Palatino Linotype" w:eastAsia="Times New Roman" w:hAnsi="Palatino Linotype" w:cs="Times New Roman"/>
          <w:sz w:val="18"/>
          <w:szCs w:val="18"/>
        </w:rPr>
        <w:t xml:space="preserve">; IEEE, </w:t>
      </w:r>
      <w:r w:rsidRPr="00156088">
        <w:rPr>
          <w:rFonts w:ascii="Palatino Linotype" w:eastAsia="Times New Roman" w:hAnsi="Palatino Linotype" w:cs="Times New Roman"/>
          <w:b/>
          <w:sz w:val="18"/>
          <w:szCs w:val="18"/>
        </w:rPr>
        <w:t>2015</w:t>
      </w:r>
      <w:r w:rsidRPr="00156088">
        <w:rPr>
          <w:rFonts w:ascii="Palatino Linotype" w:eastAsia="Times New Roman" w:hAnsi="Palatino Linotype" w:cs="Times New Roman"/>
          <w:sz w:val="18"/>
          <w:szCs w:val="18"/>
        </w:rPr>
        <w:t>; pp. 922–928.</w:t>
      </w:r>
    </w:p>
    <w:p w14:paraId="33B8CE10"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Qi, C. R.; Su, H.; </w:t>
      </w:r>
      <w:proofErr w:type="spellStart"/>
      <w:r w:rsidRPr="00156088">
        <w:rPr>
          <w:rFonts w:ascii="Palatino Linotype" w:eastAsia="Times New Roman" w:hAnsi="Palatino Linotype" w:cs="Times New Roman"/>
          <w:sz w:val="18"/>
          <w:szCs w:val="18"/>
        </w:rPr>
        <w:t>Nießner</w:t>
      </w:r>
      <w:proofErr w:type="spellEnd"/>
      <w:r w:rsidRPr="00156088">
        <w:rPr>
          <w:rFonts w:ascii="Palatino Linotype" w:eastAsia="Times New Roman" w:hAnsi="Palatino Linotype" w:cs="Times New Roman"/>
          <w:sz w:val="18"/>
          <w:szCs w:val="18"/>
        </w:rPr>
        <w:t xml:space="preserve">, M.; Dai, A.; Yan, M.; </w:t>
      </w:r>
      <w:proofErr w:type="spellStart"/>
      <w:r w:rsidRPr="00156088">
        <w:rPr>
          <w:rFonts w:ascii="Palatino Linotype" w:eastAsia="Times New Roman" w:hAnsi="Palatino Linotype" w:cs="Times New Roman"/>
          <w:sz w:val="18"/>
          <w:szCs w:val="18"/>
        </w:rPr>
        <w:t>Guibas</w:t>
      </w:r>
      <w:proofErr w:type="spellEnd"/>
      <w:r w:rsidRPr="00156088">
        <w:rPr>
          <w:rFonts w:ascii="Palatino Linotype" w:eastAsia="Times New Roman" w:hAnsi="Palatino Linotype" w:cs="Times New Roman"/>
          <w:sz w:val="18"/>
          <w:szCs w:val="18"/>
        </w:rPr>
        <w:t xml:space="preserve">, L. J. Volumetric and multi-view </w:t>
      </w:r>
      <w:proofErr w:type="spellStart"/>
      <w:r w:rsidRPr="00156088">
        <w:rPr>
          <w:rFonts w:ascii="Palatino Linotype" w:eastAsia="Times New Roman" w:hAnsi="Palatino Linotype" w:cs="Times New Roman"/>
          <w:sz w:val="18"/>
          <w:szCs w:val="18"/>
        </w:rPr>
        <w:t>cnns</w:t>
      </w:r>
      <w:proofErr w:type="spellEnd"/>
      <w:r w:rsidRPr="00156088">
        <w:rPr>
          <w:rFonts w:ascii="Palatino Linotype" w:eastAsia="Times New Roman" w:hAnsi="Palatino Linotype" w:cs="Times New Roman"/>
          <w:sz w:val="18"/>
          <w:szCs w:val="18"/>
        </w:rPr>
        <w:t xml:space="preserve"> for object classification on 3d data. In </w:t>
      </w:r>
      <w:r w:rsidRPr="00156088">
        <w:rPr>
          <w:rFonts w:ascii="Palatino Linotype" w:eastAsia="Times New Roman" w:hAnsi="Palatino Linotype" w:cs="Times New Roman"/>
          <w:i/>
          <w:iCs/>
          <w:sz w:val="18"/>
          <w:szCs w:val="18"/>
        </w:rPr>
        <w:t>Proceedings of the IEEE conference on computer vision and pattern recognition</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sz w:val="18"/>
          <w:szCs w:val="18"/>
        </w:rPr>
        <w:t>2016</w:t>
      </w:r>
      <w:r w:rsidRPr="00156088">
        <w:rPr>
          <w:rFonts w:ascii="Palatino Linotype" w:eastAsia="Times New Roman" w:hAnsi="Palatino Linotype" w:cs="Times New Roman"/>
          <w:sz w:val="18"/>
          <w:szCs w:val="18"/>
        </w:rPr>
        <w:t>; pp. 5648–5656.</w:t>
      </w:r>
    </w:p>
    <w:p w14:paraId="53C61D38"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Wu, J.; Zhang, C.; </w:t>
      </w:r>
      <w:proofErr w:type="spellStart"/>
      <w:r w:rsidRPr="00156088">
        <w:rPr>
          <w:rFonts w:ascii="Palatino Linotype" w:eastAsia="Times New Roman" w:hAnsi="Palatino Linotype" w:cs="Times New Roman"/>
          <w:sz w:val="18"/>
          <w:szCs w:val="18"/>
        </w:rPr>
        <w:t>Xue</w:t>
      </w:r>
      <w:proofErr w:type="spellEnd"/>
      <w:r w:rsidRPr="00156088">
        <w:rPr>
          <w:rFonts w:ascii="Palatino Linotype" w:eastAsia="Times New Roman" w:hAnsi="Palatino Linotype" w:cs="Times New Roman"/>
          <w:sz w:val="18"/>
          <w:szCs w:val="18"/>
        </w:rPr>
        <w:t xml:space="preserve">, T.; Freeman, B.; </w:t>
      </w:r>
      <w:proofErr w:type="spellStart"/>
      <w:r w:rsidRPr="00156088">
        <w:rPr>
          <w:rFonts w:ascii="Palatino Linotype" w:eastAsia="Times New Roman" w:hAnsi="Palatino Linotype" w:cs="Times New Roman"/>
          <w:sz w:val="18"/>
          <w:szCs w:val="18"/>
        </w:rPr>
        <w:t>Tenenbaum</w:t>
      </w:r>
      <w:proofErr w:type="spellEnd"/>
      <w:r w:rsidRPr="00156088">
        <w:rPr>
          <w:rFonts w:ascii="Palatino Linotype" w:eastAsia="Times New Roman" w:hAnsi="Palatino Linotype" w:cs="Times New Roman"/>
          <w:sz w:val="18"/>
          <w:szCs w:val="18"/>
        </w:rPr>
        <w:t xml:space="preserve">, J. Learning a probabilistic latent space of object shapes via 3d generative-adversarial modeling. In </w:t>
      </w:r>
      <w:r w:rsidRPr="00156088">
        <w:rPr>
          <w:rFonts w:ascii="Palatino Linotype" w:eastAsia="Times New Roman" w:hAnsi="Palatino Linotype" w:cs="Times New Roman"/>
          <w:i/>
          <w:iCs/>
          <w:sz w:val="18"/>
          <w:szCs w:val="18"/>
        </w:rPr>
        <w:t>Advances in Neural Information Processing Systems</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sz w:val="18"/>
          <w:szCs w:val="18"/>
        </w:rPr>
        <w:t>2016</w:t>
      </w:r>
      <w:r w:rsidRPr="00156088">
        <w:rPr>
          <w:rFonts w:ascii="Palatino Linotype" w:eastAsia="Times New Roman" w:hAnsi="Palatino Linotype" w:cs="Times New Roman"/>
          <w:sz w:val="18"/>
          <w:szCs w:val="18"/>
        </w:rPr>
        <w:t>; pp. 82–90.</w:t>
      </w:r>
    </w:p>
    <w:p w14:paraId="725BCC46"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Szegedy</w:t>
      </w:r>
      <w:proofErr w:type="spellEnd"/>
      <w:r w:rsidRPr="00156088">
        <w:rPr>
          <w:rFonts w:ascii="Palatino Linotype" w:eastAsia="Times New Roman" w:hAnsi="Palatino Linotype" w:cs="Times New Roman"/>
          <w:sz w:val="18"/>
          <w:szCs w:val="18"/>
        </w:rPr>
        <w:t xml:space="preserve">, C.; </w:t>
      </w:r>
      <w:proofErr w:type="spellStart"/>
      <w:r w:rsidRPr="00156088">
        <w:rPr>
          <w:rFonts w:ascii="Palatino Linotype" w:eastAsia="Times New Roman" w:hAnsi="Palatino Linotype" w:cs="Times New Roman"/>
          <w:sz w:val="18"/>
          <w:szCs w:val="18"/>
        </w:rPr>
        <w:t>Vanhoucke</w:t>
      </w:r>
      <w:proofErr w:type="spellEnd"/>
      <w:r w:rsidRPr="00156088">
        <w:rPr>
          <w:rFonts w:ascii="Palatino Linotype" w:eastAsia="Times New Roman" w:hAnsi="Palatino Linotype" w:cs="Times New Roman"/>
          <w:sz w:val="18"/>
          <w:szCs w:val="18"/>
        </w:rPr>
        <w:t xml:space="preserve">, V.; </w:t>
      </w:r>
      <w:proofErr w:type="spellStart"/>
      <w:r w:rsidRPr="00156088">
        <w:rPr>
          <w:rFonts w:ascii="Palatino Linotype" w:eastAsia="Times New Roman" w:hAnsi="Palatino Linotype" w:cs="Times New Roman"/>
          <w:sz w:val="18"/>
          <w:szCs w:val="18"/>
        </w:rPr>
        <w:t>Ioffe</w:t>
      </w:r>
      <w:proofErr w:type="spellEnd"/>
      <w:r w:rsidRPr="00156088">
        <w:rPr>
          <w:rFonts w:ascii="Palatino Linotype" w:eastAsia="Times New Roman" w:hAnsi="Palatino Linotype" w:cs="Times New Roman"/>
          <w:sz w:val="18"/>
          <w:szCs w:val="18"/>
        </w:rPr>
        <w:t xml:space="preserve">, S.; </w:t>
      </w:r>
      <w:proofErr w:type="spellStart"/>
      <w:r w:rsidRPr="00156088">
        <w:rPr>
          <w:rFonts w:ascii="Palatino Linotype" w:eastAsia="Times New Roman" w:hAnsi="Palatino Linotype" w:cs="Times New Roman"/>
          <w:sz w:val="18"/>
          <w:szCs w:val="18"/>
        </w:rPr>
        <w:t>Shlens</w:t>
      </w:r>
      <w:proofErr w:type="spellEnd"/>
      <w:r w:rsidRPr="00156088">
        <w:rPr>
          <w:rFonts w:ascii="Palatino Linotype" w:eastAsia="Times New Roman" w:hAnsi="Palatino Linotype" w:cs="Times New Roman"/>
          <w:sz w:val="18"/>
          <w:szCs w:val="18"/>
        </w:rPr>
        <w:t xml:space="preserve">, J.; </w:t>
      </w:r>
      <w:proofErr w:type="spellStart"/>
      <w:r w:rsidRPr="00156088">
        <w:rPr>
          <w:rFonts w:ascii="Palatino Linotype" w:eastAsia="Times New Roman" w:hAnsi="Palatino Linotype" w:cs="Times New Roman"/>
          <w:sz w:val="18"/>
          <w:szCs w:val="18"/>
        </w:rPr>
        <w:t>Wojna</w:t>
      </w:r>
      <w:proofErr w:type="spellEnd"/>
      <w:r w:rsidRPr="00156088">
        <w:rPr>
          <w:rFonts w:ascii="Palatino Linotype" w:eastAsia="Times New Roman" w:hAnsi="Palatino Linotype" w:cs="Times New Roman"/>
          <w:sz w:val="18"/>
          <w:szCs w:val="18"/>
        </w:rPr>
        <w:t xml:space="preserve">, Z. Rethinking the inception architecture for computer vision. In </w:t>
      </w:r>
      <w:r w:rsidRPr="00156088">
        <w:rPr>
          <w:rFonts w:ascii="Palatino Linotype" w:eastAsia="Times New Roman" w:hAnsi="Palatino Linotype" w:cs="Times New Roman"/>
          <w:i/>
          <w:iCs/>
          <w:sz w:val="18"/>
          <w:szCs w:val="18"/>
        </w:rPr>
        <w:t>Proceedings of the IEEE Conference on Computer Vision and Pattern Recognition</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sz w:val="18"/>
          <w:szCs w:val="18"/>
        </w:rPr>
        <w:t>2016</w:t>
      </w:r>
      <w:r w:rsidRPr="00156088">
        <w:rPr>
          <w:rFonts w:ascii="Palatino Linotype" w:eastAsia="Times New Roman" w:hAnsi="Palatino Linotype" w:cs="Times New Roman"/>
          <w:sz w:val="18"/>
          <w:szCs w:val="18"/>
        </w:rPr>
        <w:t>; pp. 2818–2826.</w:t>
      </w:r>
    </w:p>
    <w:p w14:paraId="46B89EF4"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Russakovsky</w:t>
      </w:r>
      <w:proofErr w:type="spellEnd"/>
      <w:r w:rsidRPr="00156088">
        <w:rPr>
          <w:rFonts w:ascii="Palatino Linotype" w:eastAsia="Times New Roman" w:hAnsi="Palatino Linotype" w:cs="Times New Roman"/>
          <w:sz w:val="18"/>
          <w:szCs w:val="18"/>
        </w:rPr>
        <w:t xml:space="preserve">, O.; Deng, J.; Su, H.; Krause, J.; </w:t>
      </w:r>
      <w:proofErr w:type="spellStart"/>
      <w:r w:rsidRPr="00156088">
        <w:rPr>
          <w:rFonts w:ascii="Palatino Linotype" w:eastAsia="Times New Roman" w:hAnsi="Palatino Linotype" w:cs="Times New Roman"/>
          <w:sz w:val="18"/>
          <w:szCs w:val="18"/>
        </w:rPr>
        <w:t>Satheesh</w:t>
      </w:r>
      <w:proofErr w:type="spellEnd"/>
      <w:r w:rsidRPr="00156088">
        <w:rPr>
          <w:rFonts w:ascii="Palatino Linotype" w:eastAsia="Times New Roman" w:hAnsi="Palatino Linotype" w:cs="Times New Roman"/>
          <w:sz w:val="18"/>
          <w:szCs w:val="18"/>
        </w:rPr>
        <w:t xml:space="preserve">, S.; Ma, S.; Huang, Z.; </w:t>
      </w:r>
      <w:proofErr w:type="spellStart"/>
      <w:r w:rsidRPr="00156088">
        <w:rPr>
          <w:rFonts w:ascii="Palatino Linotype" w:eastAsia="Times New Roman" w:hAnsi="Palatino Linotype" w:cs="Times New Roman"/>
          <w:sz w:val="18"/>
          <w:szCs w:val="18"/>
        </w:rPr>
        <w:t>Karpathy</w:t>
      </w:r>
      <w:proofErr w:type="spellEnd"/>
      <w:r w:rsidRPr="00156088">
        <w:rPr>
          <w:rFonts w:ascii="Palatino Linotype" w:eastAsia="Times New Roman" w:hAnsi="Palatino Linotype" w:cs="Times New Roman"/>
          <w:sz w:val="18"/>
          <w:szCs w:val="18"/>
        </w:rPr>
        <w:t xml:space="preserve">, A.; Khosla, A.; Bernstein, M. </w:t>
      </w:r>
      <w:proofErr w:type="spellStart"/>
      <w:r w:rsidRPr="00156088">
        <w:rPr>
          <w:rFonts w:ascii="Palatino Linotype" w:eastAsia="Times New Roman" w:hAnsi="Palatino Linotype" w:cs="Times New Roman"/>
          <w:sz w:val="18"/>
          <w:szCs w:val="18"/>
        </w:rPr>
        <w:t>Imagenet</w:t>
      </w:r>
      <w:proofErr w:type="spellEnd"/>
      <w:r w:rsidRPr="00156088">
        <w:rPr>
          <w:rFonts w:ascii="Palatino Linotype" w:eastAsia="Times New Roman" w:hAnsi="Palatino Linotype" w:cs="Times New Roman"/>
          <w:sz w:val="18"/>
          <w:szCs w:val="18"/>
        </w:rPr>
        <w:t xml:space="preserve"> large scale visual recognition challenge. </w:t>
      </w:r>
      <w:r w:rsidRPr="00156088">
        <w:rPr>
          <w:rFonts w:ascii="Palatino Linotype" w:eastAsia="Times New Roman" w:hAnsi="Palatino Linotype" w:cs="Times New Roman"/>
          <w:i/>
          <w:iCs/>
          <w:sz w:val="18"/>
          <w:szCs w:val="18"/>
        </w:rPr>
        <w:t xml:space="preserve">Int. J. </w:t>
      </w:r>
      <w:proofErr w:type="spellStart"/>
      <w:r w:rsidRPr="00156088">
        <w:rPr>
          <w:rFonts w:ascii="Palatino Linotype" w:eastAsia="Times New Roman" w:hAnsi="Palatino Linotype" w:cs="Times New Roman"/>
          <w:i/>
          <w:iCs/>
          <w:sz w:val="18"/>
          <w:szCs w:val="18"/>
        </w:rPr>
        <w:t>Comput</w:t>
      </w:r>
      <w:proofErr w:type="spellEnd"/>
      <w:r w:rsidRPr="00156088">
        <w:rPr>
          <w:rFonts w:ascii="Palatino Linotype" w:eastAsia="Times New Roman" w:hAnsi="Palatino Linotype" w:cs="Times New Roman"/>
          <w:i/>
          <w:iCs/>
          <w:sz w:val="18"/>
          <w:szCs w:val="18"/>
        </w:rPr>
        <w:t>. Vis.</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2015</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115</w:t>
      </w:r>
      <w:r w:rsidRPr="00156088">
        <w:rPr>
          <w:rFonts w:ascii="Palatino Linotype" w:eastAsia="Times New Roman" w:hAnsi="Palatino Linotype" w:cs="Times New Roman"/>
          <w:sz w:val="18"/>
          <w:szCs w:val="18"/>
        </w:rPr>
        <w:t>, 211–252.</w:t>
      </w:r>
    </w:p>
    <w:p w14:paraId="33B6C47E"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Weiskittel</w:t>
      </w:r>
      <w:proofErr w:type="spellEnd"/>
      <w:r w:rsidRPr="00156088">
        <w:rPr>
          <w:rFonts w:ascii="Palatino Linotype" w:eastAsia="Times New Roman" w:hAnsi="Palatino Linotype" w:cs="Times New Roman"/>
          <w:sz w:val="18"/>
          <w:szCs w:val="18"/>
        </w:rPr>
        <w:t xml:space="preserve">, A.; Russell, M.; Wagner, R.; Seymour, R. Refinement of the Forest Vegetation Simulator Northeast variant growth and yield model: Phase III. </w:t>
      </w:r>
      <w:r w:rsidRPr="00156088">
        <w:rPr>
          <w:rFonts w:ascii="Palatino Linotype" w:eastAsia="Times New Roman" w:hAnsi="Palatino Linotype" w:cs="Times New Roman"/>
          <w:i/>
          <w:iCs/>
          <w:sz w:val="18"/>
          <w:szCs w:val="18"/>
        </w:rPr>
        <w:t xml:space="preserve">Coop. For. Res. Unit </w:t>
      </w:r>
      <w:proofErr w:type="spellStart"/>
      <w:r w:rsidRPr="00156088">
        <w:rPr>
          <w:rFonts w:ascii="Palatino Linotype" w:eastAsia="Times New Roman" w:hAnsi="Palatino Linotype" w:cs="Times New Roman"/>
          <w:i/>
          <w:iCs/>
          <w:sz w:val="18"/>
          <w:szCs w:val="18"/>
        </w:rPr>
        <w:t>Orono</w:t>
      </w:r>
      <w:proofErr w:type="spellEnd"/>
      <w:r w:rsidRPr="00156088">
        <w:rPr>
          <w:rFonts w:ascii="Palatino Linotype" w:eastAsia="Times New Roman" w:hAnsi="Palatino Linotype" w:cs="Times New Roman"/>
          <w:i/>
          <w:iCs/>
          <w:sz w:val="18"/>
          <w:szCs w:val="18"/>
        </w:rPr>
        <w:t xml:space="preserve"> ME Univ. Maine Sch. For. </w:t>
      </w:r>
      <w:proofErr w:type="spellStart"/>
      <w:r w:rsidRPr="00156088">
        <w:rPr>
          <w:rFonts w:ascii="Palatino Linotype" w:eastAsia="Times New Roman" w:hAnsi="Palatino Linotype" w:cs="Times New Roman"/>
          <w:i/>
          <w:iCs/>
          <w:sz w:val="18"/>
          <w:szCs w:val="18"/>
        </w:rPr>
        <w:t>Resour</w:t>
      </w:r>
      <w:proofErr w:type="spellEnd"/>
      <w:r w:rsidRPr="00156088">
        <w:rPr>
          <w:rFonts w:ascii="Palatino Linotype" w:eastAsia="Times New Roman" w:hAnsi="Palatino Linotype" w:cs="Times New Roman"/>
          <w:i/>
          <w:iCs/>
          <w:sz w:val="18"/>
          <w:szCs w:val="18"/>
        </w:rPr>
        <w:t>.</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2012</w:t>
      </w:r>
      <w:r w:rsidRPr="00156088">
        <w:rPr>
          <w:rFonts w:ascii="Palatino Linotype" w:eastAsia="Times New Roman" w:hAnsi="Palatino Linotype" w:cs="Times New Roman"/>
          <w:sz w:val="18"/>
          <w:szCs w:val="18"/>
        </w:rPr>
        <w:t>, 96–104.</w:t>
      </w:r>
    </w:p>
    <w:p w14:paraId="059CE50D"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Woodall, C. W.; Heath, L. S.; </w:t>
      </w:r>
      <w:proofErr w:type="spellStart"/>
      <w:r w:rsidRPr="00156088">
        <w:rPr>
          <w:rFonts w:ascii="Palatino Linotype" w:eastAsia="Times New Roman" w:hAnsi="Palatino Linotype" w:cs="Times New Roman"/>
          <w:sz w:val="18"/>
          <w:szCs w:val="18"/>
        </w:rPr>
        <w:t>Domke</w:t>
      </w:r>
      <w:proofErr w:type="spellEnd"/>
      <w:r w:rsidRPr="00156088">
        <w:rPr>
          <w:rFonts w:ascii="Palatino Linotype" w:eastAsia="Times New Roman" w:hAnsi="Palatino Linotype" w:cs="Times New Roman"/>
          <w:sz w:val="18"/>
          <w:szCs w:val="18"/>
        </w:rPr>
        <w:t xml:space="preserve">, G. M.; Nichols, M. C. Methods and equations for estimating aboveground volume, biomass, and carbon for trees in the US forest inventory, 2010. </w:t>
      </w:r>
      <w:r w:rsidRPr="00156088">
        <w:rPr>
          <w:rFonts w:ascii="Palatino Linotype" w:eastAsia="Times New Roman" w:hAnsi="Palatino Linotype" w:cs="Times New Roman"/>
          <w:b/>
          <w:bCs/>
          <w:sz w:val="18"/>
          <w:szCs w:val="18"/>
        </w:rPr>
        <w:t>2011</w:t>
      </w:r>
      <w:r w:rsidRPr="00156088">
        <w:rPr>
          <w:rFonts w:ascii="Palatino Linotype" w:eastAsia="Times New Roman" w:hAnsi="Palatino Linotype" w:cs="Times New Roman"/>
          <w:sz w:val="18"/>
          <w:szCs w:val="18"/>
        </w:rPr>
        <w:t>.</w:t>
      </w:r>
    </w:p>
    <w:p w14:paraId="6F0BDDF0"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Russell, M. B.; </w:t>
      </w:r>
      <w:proofErr w:type="spellStart"/>
      <w:r w:rsidRPr="00156088">
        <w:rPr>
          <w:rFonts w:ascii="Palatino Linotype" w:eastAsia="Times New Roman" w:hAnsi="Palatino Linotype" w:cs="Times New Roman"/>
          <w:sz w:val="18"/>
          <w:szCs w:val="18"/>
        </w:rPr>
        <w:t>Weiskittel</w:t>
      </w:r>
      <w:proofErr w:type="spellEnd"/>
      <w:r w:rsidRPr="00156088">
        <w:rPr>
          <w:rFonts w:ascii="Palatino Linotype" w:eastAsia="Times New Roman" w:hAnsi="Palatino Linotype" w:cs="Times New Roman"/>
          <w:sz w:val="18"/>
          <w:szCs w:val="18"/>
        </w:rPr>
        <w:t xml:space="preserve">, A. R. Maximum and largest crown width equations for 15 tree species in Maine. </w:t>
      </w:r>
      <w:r w:rsidRPr="00156088">
        <w:rPr>
          <w:rFonts w:ascii="Palatino Linotype" w:eastAsia="Times New Roman" w:hAnsi="Palatino Linotype" w:cs="Times New Roman"/>
          <w:i/>
          <w:iCs/>
          <w:sz w:val="18"/>
          <w:szCs w:val="18"/>
        </w:rPr>
        <w:t>North. J. Appl. For.</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2011</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28</w:t>
      </w:r>
      <w:r w:rsidRPr="00156088">
        <w:rPr>
          <w:rFonts w:ascii="Palatino Linotype" w:eastAsia="Times New Roman" w:hAnsi="Palatino Linotype" w:cs="Times New Roman"/>
          <w:sz w:val="18"/>
          <w:szCs w:val="18"/>
        </w:rPr>
        <w:t>, 84–91.</w:t>
      </w:r>
    </w:p>
    <w:p w14:paraId="354E4590"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Amaral</w:t>
      </w:r>
      <w:proofErr w:type="spellEnd"/>
      <w:r w:rsidRPr="00156088">
        <w:rPr>
          <w:rFonts w:ascii="Palatino Linotype" w:eastAsia="Times New Roman" w:hAnsi="Palatino Linotype" w:cs="Times New Roman"/>
          <w:sz w:val="18"/>
          <w:szCs w:val="18"/>
        </w:rPr>
        <w:t xml:space="preserve">, T.; Silva, L. M.; Alexandre, L. A.; </w:t>
      </w:r>
      <w:proofErr w:type="spellStart"/>
      <w:r w:rsidRPr="00156088">
        <w:rPr>
          <w:rFonts w:ascii="Palatino Linotype" w:eastAsia="Times New Roman" w:hAnsi="Palatino Linotype" w:cs="Times New Roman"/>
          <w:sz w:val="18"/>
          <w:szCs w:val="18"/>
        </w:rPr>
        <w:t>Kandaswamy</w:t>
      </w:r>
      <w:proofErr w:type="spellEnd"/>
      <w:r w:rsidRPr="00156088">
        <w:rPr>
          <w:rFonts w:ascii="Palatino Linotype" w:eastAsia="Times New Roman" w:hAnsi="Palatino Linotype" w:cs="Times New Roman"/>
          <w:sz w:val="18"/>
          <w:szCs w:val="18"/>
        </w:rPr>
        <w:t xml:space="preserve">, C.; de </w:t>
      </w:r>
      <w:proofErr w:type="spellStart"/>
      <w:r w:rsidRPr="00156088">
        <w:rPr>
          <w:rFonts w:ascii="Palatino Linotype" w:eastAsia="Times New Roman" w:hAnsi="Palatino Linotype" w:cs="Times New Roman"/>
          <w:sz w:val="18"/>
          <w:szCs w:val="18"/>
        </w:rPr>
        <w:t>Sá</w:t>
      </w:r>
      <w:proofErr w:type="spellEnd"/>
      <w:r w:rsidRPr="00156088">
        <w:rPr>
          <w:rFonts w:ascii="Palatino Linotype" w:eastAsia="Times New Roman" w:hAnsi="Palatino Linotype" w:cs="Times New Roman"/>
          <w:sz w:val="18"/>
          <w:szCs w:val="18"/>
        </w:rPr>
        <w:t xml:space="preserve">, J. M.; Santos, J. M. Transfer learning using rotated image data to improve deep neural network performance. In </w:t>
      </w:r>
      <w:r w:rsidRPr="00156088">
        <w:rPr>
          <w:rFonts w:ascii="Palatino Linotype" w:eastAsia="Times New Roman" w:hAnsi="Palatino Linotype" w:cs="Times New Roman"/>
          <w:i/>
          <w:iCs/>
          <w:sz w:val="18"/>
          <w:szCs w:val="18"/>
        </w:rPr>
        <w:t>International Conference Image Analysis and Recognition</w:t>
      </w:r>
      <w:r w:rsidRPr="00156088">
        <w:rPr>
          <w:rFonts w:ascii="Palatino Linotype" w:eastAsia="Times New Roman" w:hAnsi="Palatino Linotype" w:cs="Times New Roman"/>
          <w:sz w:val="18"/>
          <w:szCs w:val="18"/>
        </w:rPr>
        <w:t xml:space="preserve">; Springer, </w:t>
      </w:r>
      <w:r w:rsidRPr="00156088">
        <w:rPr>
          <w:rFonts w:ascii="Palatino Linotype" w:eastAsia="Times New Roman" w:hAnsi="Palatino Linotype" w:cs="Times New Roman"/>
          <w:b/>
          <w:sz w:val="18"/>
          <w:szCs w:val="18"/>
        </w:rPr>
        <w:t>2014</w:t>
      </w:r>
      <w:r w:rsidRPr="00156088">
        <w:rPr>
          <w:rFonts w:ascii="Palatino Linotype" w:eastAsia="Times New Roman" w:hAnsi="Palatino Linotype" w:cs="Times New Roman"/>
          <w:sz w:val="18"/>
          <w:szCs w:val="18"/>
        </w:rPr>
        <w:t>; pp. 290–300.</w:t>
      </w:r>
    </w:p>
    <w:p w14:paraId="16CF6514"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lastRenderedPageBreak/>
        <w:t xml:space="preserve">Paulin, M.; </w:t>
      </w:r>
      <w:proofErr w:type="spellStart"/>
      <w:r w:rsidRPr="00156088">
        <w:rPr>
          <w:rFonts w:ascii="Palatino Linotype" w:eastAsia="Times New Roman" w:hAnsi="Palatino Linotype" w:cs="Times New Roman"/>
          <w:sz w:val="18"/>
          <w:szCs w:val="18"/>
        </w:rPr>
        <w:t>Revaud</w:t>
      </w:r>
      <w:proofErr w:type="spellEnd"/>
      <w:r w:rsidRPr="00156088">
        <w:rPr>
          <w:rFonts w:ascii="Palatino Linotype" w:eastAsia="Times New Roman" w:hAnsi="Palatino Linotype" w:cs="Times New Roman"/>
          <w:sz w:val="18"/>
          <w:szCs w:val="18"/>
        </w:rPr>
        <w:t xml:space="preserve">, J.; </w:t>
      </w:r>
      <w:proofErr w:type="spellStart"/>
      <w:r w:rsidRPr="00156088">
        <w:rPr>
          <w:rFonts w:ascii="Palatino Linotype" w:eastAsia="Times New Roman" w:hAnsi="Palatino Linotype" w:cs="Times New Roman"/>
          <w:sz w:val="18"/>
          <w:szCs w:val="18"/>
        </w:rPr>
        <w:t>Harchaoui</w:t>
      </w:r>
      <w:proofErr w:type="spellEnd"/>
      <w:r w:rsidRPr="00156088">
        <w:rPr>
          <w:rFonts w:ascii="Palatino Linotype" w:eastAsia="Times New Roman" w:hAnsi="Palatino Linotype" w:cs="Times New Roman"/>
          <w:sz w:val="18"/>
          <w:szCs w:val="18"/>
        </w:rPr>
        <w:t xml:space="preserve">, Z.; </w:t>
      </w:r>
      <w:proofErr w:type="spellStart"/>
      <w:r w:rsidRPr="00156088">
        <w:rPr>
          <w:rFonts w:ascii="Palatino Linotype" w:eastAsia="Times New Roman" w:hAnsi="Palatino Linotype" w:cs="Times New Roman"/>
          <w:sz w:val="18"/>
          <w:szCs w:val="18"/>
        </w:rPr>
        <w:t>Perronnin</w:t>
      </w:r>
      <w:proofErr w:type="spellEnd"/>
      <w:r w:rsidRPr="00156088">
        <w:rPr>
          <w:rFonts w:ascii="Palatino Linotype" w:eastAsia="Times New Roman" w:hAnsi="Palatino Linotype" w:cs="Times New Roman"/>
          <w:sz w:val="18"/>
          <w:szCs w:val="18"/>
        </w:rPr>
        <w:t xml:space="preserve">, F.; </w:t>
      </w:r>
      <w:proofErr w:type="spellStart"/>
      <w:r w:rsidRPr="00156088">
        <w:rPr>
          <w:rFonts w:ascii="Palatino Linotype" w:eastAsia="Times New Roman" w:hAnsi="Palatino Linotype" w:cs="Times New Roman"/>
          <w:sz w:val="18"/>
          <w:szCs w:val="18"/>
        </w:rPr>
        <w:t>Schmid</w:t>
      </w:r>
      <w:proofErr w:type="spellEnd"/>
      <w:r w:rsidRPr="00156088">
        <w:rPr>
          <w:rFonts w:ascii="Palatino Linotype" w:eastAsia="Times New Roman" w:hAnsi="Palatino Linotype" w:cs="Times New Roman"/>
          <w:sz w:val="18"/>
          <w:szCs w:val="18"/>
        </w:rPr>
        <w:t xml:space="preserve">, C. Transformation pursuit for image classification. In </w:t>
      </w:r>
      <w:r w:rsidRPr="00156088">
        <w:rPr>
          <w:rFonts w:ascii="Palatino Linotype" w:eastAsia="Times New Roman" w:hAnsi="Palatino Linotype" w:cs="Times New Roman"/>
          <w:i/>
          <w:iCs/>
          <w:sz w:val="18"/>
          <w:szCs w:val="18"/>
        </w:rPr>
        <w:t>Computer Vision and Pattern Recognition (CVPR), 2014 IEEE Conference on</w:t>
      </w:r>
      <w:r w:rsidRPr="00156088">
        <w:rPr>
          <w:rFonts w:ascii="Palatino Linotype" w:eastAsia="Times New Roman" w:hAnsi="Palatino Linotype" w:cs="Times New Roman"/>
          <w:sz w:val="18"/>
          <w:szCs w:val="18"/>
        </w:rPr>
        <w:t xml:space="preserve">; IEEE, </w:t>
      </w:r>
      <w:r w:rsidRPr="00156088">
        <w:rPr>
          <w:rFonts w:ascii="Palatino Linotype" w:eastAsia="Times New Roman" w:hAnsi="Palatino Linotype" w:cs="Times New Roman"/>
          <w:b/>
          <w:sz w:val="18"/>
          <w:szCs w:val="18"/>
        </w:rPr>
        <w:t>2014</w:t>
      </w:r>
      <w:r w:rsidRPr="00156088">
        <w:rPr>
          <w:rFonts w:ascii="Palatino Linotype" w:eastAsia="Times New Roman" w:hAnsi="Palatino Linotype" w:cs="Times New Roman"/>
          <w:sz w:val="18"/>
          <w:szCs w:val="18"/>
        </w:rPr>
        <w:t>; pp. 3646–3653.</w:t>
      </w:r>
    </w:p>
    <w:p w14:paraId="2D6579D9"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Cook, B. D.; Nelson, R. F.; Middleton, E. M.; Morton, D. C.; </w:t>
      </w:r>
      <w:proofErr w:type="spellStart"/>
      <w:r w:rsidRPr="00156088">
        <w:rPr>
          <w:rFonts w:ascii="Palatino Linotype" w:eastAsia="Times New Roman" w:hAnsi="Palatino Linotype" w:cs="Times New Roman"/>
          <w:sz w:val="18"/>
          <w:szCs w:val="18"/>
        </w:rPr>
        <w:t>McCorkel</w:t>
      </w:r>
      <w:proofErr w:type="spellEnd"/>
      <w:r w:rsidRPr="00156088">
        <w:rPr>
          <w:rFonts w:ascii="Palatino Linotype" w:eastAsia="Times New Roman" w:hAnsi="Palatino Linotype" w:cs="Times New Roman"/>
          <w:sz w:val="18"/>
          <w:szCs w:val="18"/>
        </w:rPr>
        <w:t xml:space="preserve">, J. T.; </w:t>
      </w:r>
      <w:proofErr w:type="spellStart"/>
      <w:r w:rsidRPr="00156088">
        <w:rPr>
          <w:rFonts w:ascii="Palatino Linotype" w:eastAsia="Times New Roman" w:hAnsi="Palatino Linotype" w:cs="Times New Roman"/>
          <w:sz w:val="18"/>
          <w:szCs w:val="18"/>
        </w:rPr>
        <w:t>Masek</w:t>
      </w:r>
      <w:proofErr w:type="spellEnd"/>
      <w:r w:rsidRPr="00156088">
        <w:rPr>
          <w:rFonts w:ascii="Palatino Linotype" w:eastAsia="Times New Roman" w:hAnsi="Palatino Linotype" w:cs="Times New Roman"/>
          <w:sz w:val="18"/>
          <w:szCs w:val="18"/>
        </w:rPr>
        <w:t xml:space="preserve">, J. G.; </w:t>
      </w:r>
      <w:proofErr w:type="spellStart"/>
      <w:r w:rsidRPr="00156088">
        <w:rPr>
          <w:rFonts w:ascii="Palatino Linotype" w:eastAsia="Times New Roman" w:hAnsi="Palatino Linotype" w:cs="Times New Roman"/>
          <w:sz w:val="18"/>
          <w:szCs w:val="18"/>
        </w:rPr>
        <w:t>Ranson</w:t>
      </w:r>
      <w:proofErr w:type="spellEnd"/>
      <w:r w:rsidRPr="00156088">
        <w:rPr>
          <w:rFonts w:ascii="Palatino Linotype" w:eastAsia="Times New Roman" w:hAnsi="Palatino Linotype" w:cs="Times New Roman"/>
          <w:sz w:val="18"/>
          <w:szCs w:val="18"/>
        </w:rPr>
        <w:t>, K. J.; Ly, V.; Montesano, P. M. NASA Goddard’s LiDAR, hyperspectral and thermal (G-</w:t>
      </w:r>
      <w:proofErr w:type="spellStart"/>
      <w:r w:rsidRPr="00156088">
        <w:rPr>
          <w:rFonts w:ascii="Palatino Linotype" w:eastAsia="Times New Roman" w:hAnsi="Palatino Linotype" w:cs="Times New Roman"/>
          <w:sz w:val="18"/>
          <w:szCs w:val="18"/>
        </w:rPr>
        <w:t>LiHT</w:t>
      </w:r>
      <w:proofErr w:type="spellEnd"/>
      <w:r w:rsidRPr="00156088">
        <w:rPr>
          <w:rFonts w:ascii="Palatino Linotype" w:eastAsia="Times New Roman" w:hAnsi="Palatino Linotype" w:cs="Times New Roman"/>
          <w:sz w:val="18"/>
          <w:szCs w:val="18"/>
        </w:rPr>
        <w:t xml:space="preserve">) airborne imager. </w:t>
      </w:r>
      <w:r w:rsidRPr="00156088">
        <w:rPr>
          <w:rFonts w:ascii="Palatino Linotype" w:eastAsia="Times New Roman" w:hAnsi="Palatino Linotype" w:cs="Times New Roman"/>
          <w:i/>
          <w:iCs/>
          <w:sz w:val="18"/>
          <w:szCs w:val="18"/>
        </w:rPr>
        <w:t>Remote Sens.</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2013</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5</w:t>
      </w:r>
      <w:r w:rsidRPr="00156088">
        <w:rPr>
          <w:rFonts w:ascii="Palatino Linotype" w:eastAsia="Times New Roman" w:hAnsi="Palatino Linotype" w:cs="Times New Roman"/>
          <w:sz w:val="18"/>
          <w:szCs w:val="18"/>
        </w:rPr>
        <w:t>, 4045–4066.</w:t>
      </w:r>
    </w:p>
    <w:p w14:paraId="29003B8C"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Srivastava, N.; Hinton, G.; </w:t>
      </w:r>
      <w:proofErr w:type="spellStart"/>
      <w:r w:rsidRPr="00156088">
        <w:rPr>
          <w:rFonts w:ascii="Palatino Linotype" w:eastAsia="Times New Roman" w:hAnsi="Palatino Linotype" w:cs="Times New Roman"/>
          <w:sz w:val="18"/>
          <w:szCs w:val="18"/>
        </w:rPr>
        <w:t>Krizhevsky</w:t>
      </w:r>
      <w:proofErr w:type="spellEnd"/>
      <w:r w:rsidRPr="00156088">
        <w:rPr>
          <w:rFonts w:ascii="Palatino Linotype" w:eastAsia="Times New Roman" w:hAnsi="Palatino Linotype" w:cs="Times New Roman"/>
          <w:sz w:val="18"/>
          <w:szCs w:val="18"/>
        </w:rPr>
        <w:t xml:space="preserve">, A.; </w:t>
      </w:r>
      <w:proofErr w:type="spellStart"/>
      <w:r w:rsidRPr="00156088">
        <w:rPr>
          <w:rFonts w:ascii="Palatino Linotype" w:eastAsia="Times New Roman" w:hAnsi="Palatino Linotype" w:cs="Times New Roman"/>
          <w:sz w:val="18"/>
          <w:szCs w:val="18"/>
        </w:rPr>
        <w:t>Sutskever</w:t>
      </w:r>
      <w:proofErr w:type="spellEnd"/>
      <w:r w:rsidRPr="00156088">
        <w:rPr>
          <w:rFonts w:ascii="Palatino Linotype" w:eastAsia="Times New Roman" w:hAnsi="Palatino Linotype" w:cs="Times New Roman"/>
          <w:sz w:val="18"/>
          <w:szCs w:val="18"/>
        </w:rPr>
        <w:t xml:space="preserve">, I.; </w:t>
      </w:r>
      <w:proofErr w:type="spellStart"/>
      <w:r w:rsidRPr="00156088">
        <w:rPr>
          <w:rFonts w:ascii="Palatino Linotype" w:eastAsia="Times New Roman" w:hAnsi="Palatino Linotype" w:cs="Times New Roman"/>
          <w:sz w:val="18"/>
          <w:szCs w:val="18"/>
        </w:rPr>
        <w:t>Salakhutdinov</w:t>
      </w:r>
      <w:proofErr w:type="spellEnd"/>
      <w:r w:rsidRPr="00156088">
        <w:rPr>
          <w:rFonts w:ascii="Palatino Linotype" w:eastAsia="Times New Roman" w:hAnsi="Palatino Linotype" w:cs="Times New Roman"/>
          <w:sz w:val="18"/>
          <w:szCs w:val="18"/>
        </w:rPr>
        <w:t xml:space="preserve">, R. Dropout: A simple way to prevent neural networks from overfitting. </w:t>
      </w:r>
      <w:r w:rsidRPr="00156088">
        <w:rPr>
          <w:rFonts w:ascii="Palatino Linotype" w:eastAsia="Times New Roman" w:hAnsi="Palatino Linotype" w:cs="Times New Roman"/>
          <w:i/>
          <w:iCs/>
          <w:sz w:val="18"/>
          <w:szCs w:val="18"/>
        </w:rPr>
        <w:t>J. Mach. Learn. Res.</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2014</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15</w:t>
      </w:r>
      <w:r w:rsidRPr="00156088">
        <w:rPr>
          <w:rFonts w:ascii="Palatino Linotype" w:eastAsia="Times New Roman" w:hAnsi="Palatino Linotype" w:cs="Times New Roman"/>
          <w:sz w:val="18"/>
          <w:szCs w:val="18"/>
        </w:rPr>
        <w:t>, 1929–1958.</w:t>
      </w:r>
    </w:p>
    <w:p w14:paraId="08F928CE"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Ioffe</w:t>
      </w:r>
      <w:proofErr w:type="spellEnd"/>
      <w:r w:rsidRPr="00156088">
        <w:rPr>
          <w:rFonts w:ascii="Palatino Linotype" w:eastAsia="Times New Roman" w:hAnsi="Palatino Linotype" w:cs="Times New Roman"/>
          <w:sz w:val="18"/>
          <w:szCs w:val="18"/>
        </w:rPr>
        <w:t xml:space="preserve">, S.; </w:t>
      </w:r>
      <w:proofErr w:type="spellStart"/>
      <w:r w:rsidRPr="00156088">
        <w:rPr>
          <w:rFonts w:ascii="Palatino Linotype" w:eastAsia="Times New Roman" w:hAnsi="Palatino Linotype" w:cs="Times New Roman"/>
          <w:sz w:val="18"/>
          <w:szCs w:val="18"/>
        </w:rPr>
        <w:t>Szegedy</w:t>
      </w:r>
      <w:proofErr w:type="spellEnd"/>
      <w:r w:rsidRPr="00156088">
        <w:rPr>
          <w:rFonts w:ascii="Palatino Linotype" w:eastAsia="Times New Roman" w:hAnsi="Palatino Linotype" w:cs="Times New Roman"/>
          <w:sz w:val="18"/>
          <w:szCs w:val="18"/>
        </w:rPr>
        <w:t xml:space="preserve">, C. Batch normalization: Accelerating deep network training by reducing internal covariate shift. In </w:t>
      </w:r>
      <w:r w:rsidRPr="00156088">
        <w:rPr>
          <w:rFonts w:ascii="Palatino Linotype" w:eastAsia="Times New Roman" w:hAnsi="Palatino Linotype" w:cs="Times New Roman"/>
          <w:i/>
          <w:iCs/>
          <w:sz w:val="18"/>
          <w:szCs w:val="18"/>
        </w:rPr>
        <w:t>International conference on machine learning</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sz w:val="18"/>
          <w:szCs w:val="18"/>
        </w:rPr>
        <w:t>2015</w:t>
      </w:r>
      <w:r w:rsidRPr="00156088">
        <w:rPr>
          <w:rFonts w:ascii="Palatino Linotype" w:eastAsia="Times New Roman" w:hAnsi="Palatino Linotype" w:cs="Times New Roman"/>
          <w:sz w:val="18"/>
          <w:szCs w:val="18"/>
        </w:rPr>
        <w:t>; pp. 448–456.</w:t>
      </w:r>
    </w:p>
    <w:p w14:paraId="599F0A20"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Hinton, G. E.; Srivastava, N.; </w:t>
      </w:r>
      <w:proofErr w:type="spellStart"/>
      <w:r w:rsidRPr="00156088">
        <w:rPr>
          <w:rFonts w:ascii="Palatino Linotype" w:eastAsia="Times New Roman" w:hAnsi="Palatino Linotype" w:cs="Times New Roman"/>
          <w:sz w:val="18"/>
          <w:szCs w:val="18"/>
        </w:rPr>
        <w:t>Krizhevsky</w:t>
      </w:r>
      <w:proofErr w:type="spellEnd"/>
      <w:r w:rsidRPr="00156088">
        <w:rPr>
          <w:rFonts w:ascii="Palatino Linotype" w:eastAsia="Times New Roman" w:hAnsi="Palatino Linotype" w:cs="Times New Roman"/>
          <w:sz w:val="18"/>
          <w:szCs w:val="18"/>
        </w:rPr>
        <w:t xml:space="preserve">, A.; </w:t>
      </w:r>
      <w:proofErr w:type="spellStart"/>
      <w:r w:rsidRPr="00156088">
        <w:rPr>
          <w:rFonts w:ascii="Palatino Linotype" w:eastAsia="Times New Roman" w:hAnsi="Palatino Linotype" w:cs="Times New Roman"/>
          <w:sz w:val="18"/>
          <w:szCs w:val="18"/>
        </w:rPr>
        <w:t>Sutskever</w:t>
      </w:r>
      <w:proofErr w:type="spellEnd"/>
      <w:r w:rsidRPr="00156088">
        <w:rPr>
          <w:rFonts w:ascii="Palatino Linotype" w:eastAsia="Times New Roman" w:hAnsi="Palatino Linotype" w:cs="Times New Roman"/>
          <w:sz w:val="18"/>
          <w:szCs w:val="18"/>
        </w:rPr>
        <w:t xml:space="preserve">, I.; </w:t>
      </w:r>
      <w:proofErr w:type="spellStart"/>
      <w:r w:rsidRPr="00156088">
        <w:rPr>
          <w:rFonts w:ascii="Palatino Linotype" w:eastAsia="Times New Roman" w:hAnsi="Palatino Linotype" w:cs="Times New Roman"/>
          <w:sz w:val="18"/>
          <w:szCs w:val="18"/>
        </w:rPr>
        <w:t>Salakhutdinov</w:t>
      </w:r>
      <w:proofErr w:type="spellEnd"/>
      <w:r w:rsidRPr="00156088">
        <w:rPr>
          <w:rFonts w:ascii="Palatino Linotype" w:eastAsia="Times New Roman" w:hAnsi="Palatino Linotype" w:cs="Times New Roman"/>
          <w:sz w:val="18"/>
          <w:szCs w:val="18"/>
        </w:rPr>
        <w:t xml:space="preserve">, R. R. Improving neural networks by preventing co-adaptation of feature detectors. </w:t>
      </w:r>
      <w:proofErr w:type="spellStart"/>
      <w:r w:rsidRPr="00156088">
        <w:rPr>
          <w:rFonts w:ascii="Palatino Linotype" w:eastAsia="Times New Roman" w:hAnsi="Palatino Linotype" w:cs="Times New Roman"/>
          <w:i/>
          <w:iCs/>
          <w:sz w:val="18"/>
          <w:szCs w:val="18"/>
        </w:rPr>
        <w:t>ArXiv</w:t>
      </w:r>
      <w:proofErr w:type="spellEnd"/>
      <w:r w:rsidRPr="00156088">
        <w:rPr>
          <w:rFonts w:ascii="Palatino Linotype" w:eastAsia="Times New Roman" w:hAnsi="Palatino Linotype" w:cs="Times New Roman"/>
          <w:i/>
          <w:iCs/>
          <w:sz w:val="18"/>
          <w:szCs w:val="18"/>
        </w:rPr>
        <w:t xml:space="preserve"> </w:t>
      </w:r>
      <w:proofErr w:type="spellStart"/>
      <w:r w:rsidRPr="00156088">
        <w:rPr>
          <w:rFonts w:ascii="Palatino Linotype" w:eastAsia="Times New Roman" w:hAnsi="Palatino Linotype" w:cs="Times New Roman"/>
          <w:i/>
          <w:iCs/>
          <w:sz w:val="18"/>
          <w:szCs w:val="18"/>
        </w:rPr>
        <w:t>Prepr</w:t>
      </w:r>
      <w:proofErr w:type="spellEnd"/>
      <w:r w:rsidRPr="00156088">
        <w:rPr>
          <w:rFonts w:ascii="Palatino Linotype" w:eastAsia="Times New Roman" w:hAnsi="Palatino Linotype" w:cs="Times New Roman"/>
          <w:i/>
          <w:iCs/>
          <w:sz w:val="18"/>
          <w:szCs w:val="18"/>
        </w:rPr>
        <w:t>. ArXiv12070580</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2012</w:t>
      </w:r>
      <w:r w:rsidRPr="00156088">
        <w:rPr>
          <w:rFonts w:ascii="Palatino Linotype" w:eastAsia="Times New Roman" w:hAnsi="Palatino Linotype" w:cs="Times New Roman"/>
          <w:sz w:val="18"/>
          <w:szCs w:val="18"/>
        </w:rPr>
        <w:t>.</w:t>
      </w:r>
    </w:p>
    <w:p w14:paraId="45545CAB"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Abadi</w:t>
      </w:r>
      <w:proofErr w:type="spellEnd"/>
      <w:r w:rsidRPr="00156088">
        <w:rPr>
          <w:rFonts w:ascii="Palatino Linotype" w:eastAsia="Times New Roman" w:hAnsi="Palatino Linotype" w:cs="Times New Roman"/>
          <w:sz w:val="18"/>
          <w:szCs w:val="18"/>
        </w:rPr>
        <w:t xml:space="preserve">, M.; Agarwal, A.; Barham, P.; </w:t>
      </w:r>
      <w:proofErr w:type="spellStart"/>
      <w:r w:rsidRPr="00156088">
        <w:rPr>
          <w:rFonts w:ascii="Palatino Linotype" w:eastAsia="Times New Roman" w:hAnsi="Palatino Linotype" w:cs="Times New Roman"/>
          <w:sz w:val="18"/>
          <w:szCs w:val="18"/>
        </w:rPr>
        <w:t>Brevdo</w:t>
      </w:r>
      <w:proofErr w:type="spellEnd"/>
      <w:r w:rsidRPr="00156088">
        <w:rPr>
          <w:rFonts w:ascii="Palatino Linotype" w:eastAsia="Times New Roman" w:hAnsi="Palatino Linotype" w:cs="Times New Roman"/>
          <w:sz w:val="18"/>
          <w:szCs w:val="18"/>
        </w:rPr>
        <w:t xml:space="preserve">, E.; Chen, Z.; </w:t>
      </w:r>
      <w:proofErr w:type="spellStart"/>
      <w:r w:rsidRPr="00156088">
        <w:rPr>
          <w:rFonts w:ascii="Palatino Linotype" w:eastAsia="Times New Roman" w:hAnsi="Palatino Linotype" w:cs="Times New Roman"/>
          <w:sz w:val="18"/>
          <w:szCs w:val="18"/>
        </w:rPr>
        <w:t>Citro</w:t>
      </w:r>
      <w:proofErr w:type="spellEnd"/>
      <w:r w:rsidRPr="00156088">
        <w:rPr>
          <w:rFonts w:ascii="Palatino Linotype" w:eastAsia="Times New Roman" w:hAnsi="Palatino Linotype" w:cs="Times New Roman"/>
          <w:sz w:val="18"/>
          <w:szCs w:val="18"/>
        </w:rPr>
        <w:t xml:space="preserve">, C.; </w:t>
      </w:r>
      <w:proofErr w:type="spellStart"/>
      <w:r w:rsidRPr="00156088">
        <w:rPr>
          <w:rFonts w:ascii="Palatino Linotype" w:eastAsia="Times New Roman" w:hAnsi="Palatino Linotype" w:cs="Times New Roman"/>
          <w:sz w:val="18"/>
          <w:szCs w:val="18"/>
        </w:rPr>
        <w:t>Corrado</w:t>
      </w:r>
      <w:proofErr w:type="spellEnd"/>
      <w:r w:rsidRPr="00156088">
        <w:rPr>
          <w:rFonts w:ascii="Palatino Linotype" w:eastAsia="Times New Roman" w:hAnsi="Palatino Linotype" w:cs="Times New Roman"/>
          <w:sz w:val="18"/>
          <w:szCs w:val="18"/>
        </w:rPr>
        <w:t xml:space="preserve">, G. S.; Davis, A.; Dean, J.; Devin, M. </w:t>
      </w:r>
      <w:proofErr w:type="spellStart"/>
      <w:r w:rsidRPr="00156088">
        <w:rPr>
          <w:rFonts w:ascii="Palatino Linotype" w:eastAsia="Times New Roman" w:hAnsi="Palatino Linotype" w:cs="Times New Roman"/>
          <w:sz w:val="18"/>
          <w:szCs w:val="18"/>
        </w:rPr>
        <w:t>Tensorflow</w:t>
      </w:r>
      <w:proofErr w:type="spellEnd"/>
      <w:r w:rsidRPr="00156088">
        <w:rPr>
          <w:rFonts w:ascii="Palatino Linotype" w:eastAsia="Times New Roman" w:hAnsi="Palatino Linotype" w:cs="Times New Roman"/>
          <w:sz w:val="18"/>
          <w:szCs w:val="18"/>
        </w:rPr>
        <w:t xml:space="preserve">: Large-scale machine learning on heterogeneous distributed systems. </w:t>
      </w:r>
      <w:proofErr w:type="spellStart"/>
      <w:r w:rsidRPr="00156088">
        <w:rPr>
          <w:rFonts w:ascii="Palatino Linotype" w:eastAsia="Times New Roman" w:hAnsi="Palatino Linotype" w:cs="Times New Roman"/>
          <w:i/>
          <w:iCs/>
          <w:sz w:val="18"/>
          <w:szCs w:val="18"/>
        </w:rPr>
        <w:t>ArXiv</w:t>
      </w:r>
      <w:proofErr w:type="spellEnd"/>
      <w:r w:rsidRPr="00156088">
        <w:rPr>
          <w:rFonts w:ascii="Palatino Linotype" w:eastAsia="Times New Roman" w:hAnsi="Palatino Linotype" w:cs="Times New Roman"/>
          <w:i/>
          <w:iCs/>
          <w:sz w:val="18"/>
          <w:szCs w:val="18"/>
        </w:rPr>
        <w:t xml:space="preserve"> </w:t>
      </w:r>
      <w:proofErr w:type="spellStart"/>
      <w:r w:rsidRPr="00156088">
        <w:rPr>
          <w:rFonts w:ascii="Palatino Linotype" w:eastAsia="Times New Roman" w:hAnsi="Palatino Linotype" w:cs="Times New Roman"/>
          <w:i/>
          <w:iCs/>
          <w:sz w:val="18"/>
          <w:szCs w:val="18"/>
        </w:rPr>
        <w:t>Prepr</w:t>
      </w:r>
      <w:proofErr w:type="spellEnd"/>
      <w:r w:rsidRPr="00156088">
        <w:rPr>
          <w:rFonts w:ascii="Palatino Linotype" w:eastAsia="Times New Roman" w:hAnsi="Palatino Linotype" w:cs="Times New Roman"/>
          <w:i/>
          <w:iCs/>
          <w:sz w:val="18"/>
          <w:szCs w:val="18"/>
        </w:rPr>
        <w:t>. ArXiv160304467</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2016</w:t>
      </w:r>
      <w:r w:rsidRPr="00156088">
        <w:rPr>
          <w:rFonts w:ascii="Palatino Linotype" w:eastAsia="Times New Roman" w:hAnsi="Palatino Linotype" w:cs="Times New Roman"/>
          <w:sz w:val="18"/>
          <w:szCs w:val="18"/>
        </w:rPr>
        <w:t>.</w:t>
      </w:r>
    </w:p>
    <w:p w14:paraId="5073ED4D"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Strobl</w:t>
      </w:r>
      <w:proofErr w:type="spellEnd"/>
      <w:r w:rsidRPr="00156088">
        <w:rPr>
          <w:rFonts w:ascii="Palatino Linotype" w:eastAsia="Times New Roman" w:hAnsi="Palatino Linotype" w:cs="Times New Roman"/>
          <w:sz w:val="18"/>
          <w:szCs w:val="18"/>
        </w:rPr>
        <w:t xml:space="preserve">, C.; </w:t>
      </w:r>
      <w:proofErr w:type="spellStart"/>
      <w:r w:rsidRPr="00156088">
        <w:rPr>
          <w:rFonts w:ascii="Palatino Linotype" w:eastAsia="Times New Roman" w:hAnsi="Palatino Linotype" w:cs="Times New Roman"/>
          <w:sz w:val="18"/>
          <w:szCs w:val="18"/>
        </w:rPr>
        <w:t>Boulesteix</w:t>
      </w:r>
      <w:proofErr w:type="spellEnd"/>
      <w:r w:rsidRPr="00156088">
        <w:rPr>
          <w:rFonts w:ascii="Palatino Linotype" w:eastAsia="Times New Roman" w:hAnsi="Palatino Linotype" w:cs="Times New Roman"/>
          <w:sz w:val="18"/>
          <w:szCs w:val="18"/>
        </w:rPr>
        <w:t xml:space="preserve">, A.-L.; </w:t>
      </w:r>
      <w:proofErr w:type="spellStart"/>
      <w:r w:rsidRPr="00156088">
        <w:rPr>
          <w:rFonts w:ascii="Palatino Linotype" w:eastAsia="Times New Roman" w:hAnsi="Palatino Linotype" w:cs="Times New Roman"/>
          <w:sz w:val="18"/>
          <w:szCs w:val="18"/>
        </w:rPr>
        <w:t>Kneib</w:t>
      </w:r>
      <w:proofErr w:type="spellEnd"/>
      <w:r w:rsidRPr="00156088">
        <w:rPr>
          <w:rFonts w:ascii="Palatino Linotype" w:eastAsia="Times New Roman" w:hAnsi="Palatino Linotype" w:cs="Times New Roman"/>
          <w:sz w:val="18"/>
          <w:szCs w:val="18"/>
        </w:rPr>
        <w:t xml:space="preserve">, T.; Augustin, T.; </w:t>
      </w:r>
      <w:proofErr w:type="spellStart"/>
      <w:r w:rsidRPr="00156088">
        <w:rPr>
          <w:rFonts w:ascii="Palatino Linotype" w:eastAsia="Times New Roman" w:hAnsi="Palatino Linotype" w:cs="Times New Roman"/>
          <w:sz w:val="18"/>
          <w:szCs w:val="18"/>
        </w:rPr>
        <w:t>Zeileis</w:t>
      </w:r>
      <w:proofErr w:type="spellEnd"/>
      <w:r w:rsidRPr="00156088">
        <w:rPr>
          <w:rFonts w:ascii="Palatino Linotype" w:eastAsia="Times New Roman" w:hAnsi="Palatino Linotype" w:cs="Times New Roman"/>
          <w:sz w:val="18"/>
          <w:szCs w:val="18"/>
        </w:rPr>
        <w:t xml:space="preserve">, A. Conditional variable importance for random forests. </w:t>
      </w:r>
      <w:r w:rsidRPr="00156088">
        <w:rPr>
          <w:rFonts w:ascii="Palatino Linotype" w:eastAsia="Times New Roman" w:hAnsi="Palatino Linotype" w:cs="Times New Roman"/>
          <w:i/>
          <w:iCs/>
          <w:sz w:val="18"/>
          <w:szCs w:val="18"/>
        </w:rPr>
        <w:t>BMC Bioinformatics</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2008</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9</w:t>
      </w:r>
      <w:r w:rsidRPr="00156088">
        <w:rPr>
          <w:rFonts w:ascii="Palatino Linotype" w:eastAsia="Times New Roman" w:hAnsi="Palatino Linotype" w:cs="Times New Roman"/>
          <w:sz w:val="18"/>
          <w:szCs w:val="18"/>
        </w:rPr>
        <w:t>, 307.</w:t>
      </w:r>
    </w:p>
    <w:p w14:paraId="0A63935E"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hAnsi="Palatino Linotype" w:cs="Arial"/>
          <w:color w:val="222222"/>
          <w:sz w:val="18"/>
          <w:szCs w:val="18"/>
          <w:shd w:val="clear" w:color="auto" w:fill="FFFFFF"/>
        </w:rPr>
        <w:t xml:space="preserve">Kuznetsova, A.; </w:t>
      </w:r>
      <w:proofErr w:type="spellStart"/>
      <w:r w:rsidRPr="00156088">
        <w:rPr>
          <w:rFonts w:ascii="Palatino Linotype" w:hAnsi="Palatino Linotype" w:cs="Arial"/>
          <w:color w:val="222222"/>
          <w:sz w:val="18"/>
          <w:szCs w:val="18"/>
          <w:shd w:val="clear" w:color="auto" w:fill="FFFFFF"/>
        </w:rPr>
        <w:t>Brockhoff</w:t>
      </w:r>
      <w:proofErr w:type="spellEnd"/>
      <w:r w:rsidRPr="00156088">
        <w:rPr>
          <w:rFonts w:ascii="Palatino Linotype" w:hAnsi="Palatino Linotype" w:cs="Arial"/>
          <w:color w:val="222222"/>
          <w:sz w:val="18"/>
          <w:szCs w:val="18"/>
          <w:shd w:val="clear" w:color="auto" w:fill="FFFFFF"/>
        </w:rPr>
        <w:t>, P. B.; Christensen, R. H. B. Package ‘</w:t>
      </w:r>
      <w:proofErr w:type="spellStart"/>
      <w:r w:rsidRPr="00156088">
        <w:rPr>
          <w:rFonts w:ascii="Palatino Linotype" w:hAnsi="Palatino Linotype" w:cs="Arial"/>
          <w:color w:val="222222"/>
          <w:sz w:val="18"/>
          <w:szCs w:val="18"/>
          <w:shd w:val="clear" w:color="auto" w:fill="FFFFFF"/>
        </w:rPr>
        <w:t>lmerTest</w:t>
      </w:r>
      <w:proofErr w:type="spellEnd"/>
      <w:r w:rsidRPr="00156088">
        <w:rPr>
          <w:rFonts w:ascii="Palatino Linotype" w:hAnsi="Palatino Linotype" w:cs="Arial"/>
          <w:color w:val="222222"/>
          <w:sz w:val="18"/>
          <w:szCs w:val="18"/>
          <w:shd w:val="clear" w:color="auto" w:fill="FFFFFF"/>
        </w:rPr>
        <w:t>’. </w:t>
      </w:r>
      <w:r w:rsidRPr="00156088">
        <w:rPr>
          <w:rFonts w:ascii="Palatino Linotype" w:hAnsi="Palatino Linotype" w:cs="Arial"/>
          <w:i/>
          <w:iCs/>
          <w:color w:val="222222"/>
          <w:sz w:val="18"/>
          <w:szCs w:val="18"/>
          <w:shd w:val="clear" w:color="auto" w:fill="FFFFFF"/>
        </w:rPr>
        <w:t>R package version</w:t>
      </w:r>
      <w:r w:rsidRPr="00156088">
        <w:rPr>
          <w:rFonts w:ascii="Palatino Linotype" w:hAnsi="Palatino Linotype" w:cs="Arial"/>
          <w:color w:val="222222"/>
          <w:sz w:val="18"/>
          <w:szCs w:val="18"/>
          <w:shd w:val="clear" w:color="auto" w:fill="FFFFFF"/>
        </w:rPr>
        <w:t> </w:t>
      </w:r>
      <w:r w:rsidRPr="00156088">
        <w:rPr>
          <w:rFonts w:ascii="Palatino Linotype" w:hAnsi="Palatino Linotype" w:cs="Arial"/>
          <w:i/>
          <w:iCs/>
          <w:color w:val="222222"/>
          <w:sz w:val="18"/>
          <w:szCs w:val="18"/>
          <w:shd w:val="clear" w:color="auto" w:fill="FFFFFF"/>
        </w:rPr>
        <w:t>2</w:t>
      </w:r>
      <w:r w:rsidRPr="00156088">
        <w:rPr>
          <w:rFonts w:ascii="Palatino Linotype" w:hAnsi="Palatino Linotype" w:cs="Arial"/>
          <w:color w:val="222222"/>
          <w:sz w:val="18"/>
          <w:szCs w:val="18"/>
          <w:shd w:val="clear" w:color="auto" w:fill="FFFFFF"/>
        </w:rPr>
        <w:t xml:space="preserve">(0), </w:t>
      </w:r>
      <w:r w:rsidRPr="00156088">
        <w:rPr>
          <w:rFonts w:ascii="Palatino Linotype" w:hAnsi="Palatino Linotype" w:cs="Arial"/>
          <w:b/>
          <w:color w:val="222222"/>
          <w:sz w:val="18"/>
          <w:szCs w:val="18"/>
          <w:shd w:val="clear" w:color="auto" w:fill="FFFFFF"/>
        </w:rPr>
        <w:t>2015</w:t>
      </w:r>
      <w:r w:rsidRPr="00156088">
        <w:rPr>
          <w:rFonts w:ascii="Palatino Linotype" w:hAnsi="Palatino Linotype" w:cs="Arial"/>
          <w:color w:val="222222"/>
          <w:sz w:val="18"/>
          <w:szCs w:val="18"/>
          <w:shd w:val="clear" w:color="auto" w:fill="FFFFFF"/>
        </w:rPr>
        <w:t>.</w:t>
      </w:r>
    </w:p>
    <w:p w14:paraId="2919424F"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Diaz-</w:t>
      </w:r>
      <w:proofErr w:type="spellStart"/>
      <w:r w:rsidRPr="00156088">
        <w:rPr>
          <w:rFonts w:ascii="Palatino Linotype" w:eastAsia="Times New Roman" w:hAnsi="Palatino Linotype" w:cs="Times New Roman"/>
          <w:sz w:val="18"/>
          <w:szCs w:val="18"/>
        </w:rPr>
        <w:t>Uriarte</w:t>
      </w:r>
      <w:proofErr w:type="spellEnd"/>
      <w:r w:rsidRPr="00156088">
        <w:rPr>
          <w:rFonts w:ascii="Palatino Linotype" w:eastAsia="Times New Roman" w:hAnsi="Palatino Linotype" w:cs="Times New Roman"/>
          <w:sz w:val="18"/>
          <w:szCs w:val="18"/>
        </w:rPr>
        <w:t xml:space="preserve">, R.; de Andrés, S. A. Variable selection from random forests: application to gene expression data. </w:t>
      </w:r>
      <w:proofErr w:type="spellStart"/>
      <w:r w:rsidRPr="00156088">
        <w:rPr>
          <w:rFonts w:ascii="Palatino Linotype" w:eastAsia="Times New Roman" w:hAnsi="Palatino Linotype" w:cs="Times New Roman"/>
          <w:i/>
          <w:iCs/>
          <w:sz w:val="18"/>
          <w:szCs w:val="18"/>
        </w:rPr>
        <w:t>ArXiv</w:t>
      </w:r>
      <w:proofErr w:type="spellEnd"/>
      <w:r w:rsidRPr="00156088">
        <w:rPr>
          <w:rFonts w:ascii="Palatino Linotype" w:eastAsia="Times New Roman" w:hAnsi="Palatino Linotype" w:cs="Times New Roman"/>
          <w:i/>
          <w:iCs/>
          <w:sz w:val="18"/>
          <w:szCs w:val="18"/>
        </w:rPr>
        <w:t xml:space="preserve"> </w:t>
      </w:r>
      <w:proofErr w:type="spellStart"/>
      <w:r w:rsidRPr="00156088">
        <w:rPr>
          <w:rFonts w:ascii="Palatino Linotype" w:eastAsia="Times New Roman" w:hAnsi="Palatino Linotype" w:cs="Times New Roman"/>
          <w:i/>
          <w:iCs/>
          <w:sz w:val="18"/>
          <w:szCs w:val="18"/>
        </w:rPr>
        <w:t>Prepr</w:t>
      </w:r>
      <w:proofErr w:type="spellEnd"/>
      <w:r w:rsidRPr="00156088">
        <w:rPr>
          <w:rFonts w:ascii="Palatino Linotype" w:eastAsia="Times New Roman" w:hAnsi="Palatino Linotype" w:cs="Times New Roman"/>
          <w:i/>
          <w:iCs/>
          <w:sz w:val="18"/>
          <w:szCs w:val="18"/>
        </w:rPr>
        <w:t>. Q-Bio0503025</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2005</w:t>
      </w:r>
      <w:r w:rsidRPr="00156088">
        <w:rPr>
          <w:rFonts w:ascii="Palatino Linotype" w:eastAsia="Times New Roman" w:hAnsi="Palatino Linotype" w:cs="Times New Roman"/>
          <w:sz w:val="18"/>
          <w:szCs w:val="18"/>
        </w:rPr>
        <w:t>.</w:t>
      </w:r>
    </w:p>
    <w:p w14:paraId="49119D47"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hAnsi="Palatino Linotype" w:cs="Arial"/>
          <w:sz w:val="18"/>
          <w:szCs w:val="18"/>
          <w:shd w:val="clear" w:color="auto" w:fill="FFFFFF"/>
        </w:rPr>
        <w:t xml:space="preserve">Hayashi, R.; </w:t>
      </w:r>
      <w:proofErr w:type="spellStart"/>
      <w:r w:rsidRPr="00156088">
        <w:rPr>
          <w:rFonts w:ascii="Palatino Linotype" w:hAnsi="Palatino Linotype" w:cs="Arial"/>
          <w:sz w:val="18"/>
          <w:szCs w:val="18"/>
          <w:shd w:val="clear" w:color="auto" w:fill="FFFFFF"/>
        </w:rPr>
        <w:t>Weiskittel</w:t>
      </w:r>
      <w:proofErr w:type="spellEnd"/>
      <w:r w:rsidRPr="00156088">
        <w:rPr>
          <w:rFonts w:ascii="Palatino Linotype" w:hAnsi="Palatino Linotype" w:cs="Arial"/>
          <w:sz w:val="18"/>
          <w:szCs w:val="18"/>
          <w:shd w:val="clear" w:color="auto" w:fill="FFFFFF"/>
        </w:rPr>
        <w:t xml:space="preserve">, A.; Kershaw Jr, J. A. Influence of prediction cell size on LiDAR-derived area-based estimates of total volume in mixed-species and </w:t>
      </w:r>
      <w:proofErr w:type="spellStart"/>
      <w:r w:rsidRPr="00156088">
        <w:rPr>
          <w:rFonts w:ascii="Palatino Linotype" w:hAnsi="Palatino Linotype" w:cs="Arial"/>
          <w:sz w:val="18"/>
          <w:szCs w:val="18"/>
          <w:shd w:val="clear" w:color="auto" w:fill="FFFFFF"/>
        </w:rPr>
        <w:t>multicohort</w:t>
      </w:r>
      <w:proofErr w:type="spellEnd"/>
      <w:r w:rsidRPr="00156088">
        <w:rPr>
          <w:rFonts w:ascii="Palatino Linotype" w:hAnsi="Palatino Linotype" w:cs="Arial"/>
          <w:sz w:val="18"/>
          <w:szCs w:val="18"/>
          <w:shd w:val="clear" w:color="auto" w:fill="FFFFFF"/>
        </w:rPr>
        <w:t xml:space="preserve"> forests in northeastern North America. </w:t>
      </w:r>
      <w:r w:rsidRPr="00156088">
        <w:rPr>
          <w:rFonts w:ascii="Palatino Linotype" w:eastAsia="Times New Roman" w:hAnsi="Palatino Linotype" w:cs="Times New Roman"/>
          <w:i/>
          <w:iCs/>
          <w:sz w:val="18"/>
          <w:szCs w:val="18"/>
        </w:rPr>
        <w:t>Can. J. Remote Sens.</w:t>
      </w:r>
      <w:r w:rsidRPr="00156088">
        <w:rPr>
          <w:rFonts w:ascii="Palatino Linotype" w:hAnsi="Palatino Linotype" w:cs="Arial"/>
          <w:sz w:val="18"/>
          <w:szCs w:val="18"/>
          <w:shd w:val="clear" w:color="auto" w:fill="FFFFFF"/>
        </w:rPr>
        <w:t xml:space="preserve">, </w:t>
      </w:r>
      <w:r w:rsidRPr="00156088">
        <w:rPr>
          <w:rFonts w:ascii="Palatino Linotype" w:hAnsi="Palatino Linotype" w:cs="Arial"/>
          <w:b/>
          <w:sz w:val="18"/>
          <w:szCs w:val="18"/>
          <w:shd w:val="clear" w:color="auto" w:fill="FFFFFF"/>
        </w:rPr>
        <w:t>2016,</w:t>
      </w:r>
      <w:r w:rsidRPr="00156088">
        <w:rPr>
          <w:rFonts w:ascii="Palatino Linotype" w:hAnsi="Palatino Linotype" w:cs="Arial"/>
          <w:sz w:val="18"/>
          <w:szCs w:val="18"/>
          <w:shd w:val="clear" w:color="auto" w:fill="FFFFFF"/>
        </w:rPr>
        <w:t> </w:t>
      </w:r>
      <w:r w:rsidRPr="00156088">
        <w:rPr>
          <w:rFonts w:ascii="Palatino Linotype" w:hAnsi="Palatino Linotype" w:cs="Arial"/>
          <w:i/>
          <w:iCs/>
          <w:sz w:val="18"/>
          <w:szCs w:val="18"/>
          <w:shd w:val="clear" w:color="auto" w:fill="FFFFFF"/>
        </w:rPr>
        <w:t>42</w:t>
      </w:r>
      <w:r w:rsidRPr="00156088">
        <w:rPr>
          <w:rFonts w:ascii="Palatino Linotype" w:hAnsi="Palatino Linotype" w:cs="Arial"/>
          <w:sz w:val="18"/>
          <w:szCs w:val="18"/>
          <w:shd w:val="clear" w:color="auto" w:fill="FFFFFF"/>
        </w:rPr>
        <w:t>, pp. 473-488.</w:t>
      </w:r>
    </w:p>
    <w:p w14:paraId="43CB78B2"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hAnsi="Palatino Linotype" w:cs="Arial"/>
          <w:sz w:val="18"/>
          <w:szCs w:val="18"/>
          <w:shd w:val="clear" w:color="auto" w:fill="FFFFFF"/>
        </w:rPr>
        <w:t>Cleveland, W. S. Robust locally weighted regression and smoothing scatterplots. </w:t>
      </w:r>
      <w:r w:rsidRPr="00156088">
        <w:rPr>
          <w:rFonts w:ascii="Palatino Linotype" w:hAnsi="Palatino Linotype" w:cs="Arial"/>
          <w:i/>
          <w:iCs/>
          <w:sz w:val="18"/>
          <w:szCs w:val="18"/>
          <w:shd w:val="clear" w:color="auto" w:fill="FFFFFF"/>
        </w:rPr>
        <w:t>J Am Stat Assoc.</w:t>
      </w:r>
      <w:r w:rsidRPr="00156088">
        <w:rPr>
          <w:rFonts w:ascii="Palatino Linotype" w:hAnsi="Palatino Linotype" w:cs="Arial"/>
          <w:sz w:val="18"/>
          <w:szCs w:val="18"/>
          <w:shd w:val="clear" w:color="auto" w:fill="FFFFFF"/>
        </w:rPr>
        <w:t xml:space="preserve"> 1979, </w:t>
      </w:r>
      <w:r w:rsidRPr="00156088">
        <w:rPr>
          <w:rFonts w:ascii="Palatino Linotype" w:hAnsi="Palatino Linotype" w:cs="Arial"/>
          <w:i/>
          <w:iCs/>
          <w:sz w:val="18"/>
          <w:szCs w:val="18"/>
          <w:shd w:val="clear" w:color="auto" w:fill="FFFFFF"/>
        </w:rPr>
        <w:t>74</w:t>
      </w:r>
      <w:r w:rsidRPr="00156088">
        <w:rPr>
          <w:rFonts w:ascii="Palatino Linotype" w:hAnsi="Palatino Linotype" w:cs="Arial"/>
          <w:sz w:val="18"/>
          <w:szCs w:val="18"/>
          <w:shd w:val="clear" w:color="auto" w:fill="FFFFFF"/>
        </w:rPr>
        <w:t>, pp. 829-836.</w:t>
      </w:r>
    </w:p>
    <w:p w14:paraId="6FE21E93"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Bergstra</w:t>
      </w:r>
      <w:proofErr w:type="spellEnd"/>
      <w:r w:rsidRPr="00156088">
        <w:rPr>
          <w:rFonts w:ascii="Palatino Linotype" w:eastAsia="Times New Roman" w:hAnsi="Palatino Linotype" w:cs="Times New Roman"/>
          <w:sz w:val="18"/>
          <w:szCs w:val="18"/>
        </w:rPr>
        <w:t xml:space="preserve">, J.; </w:t>
      </w:r>
      <w:proofErr w:type="spellStart"/>
      <w:r w:rsidRPr="00156088">
        <w:rPr>
          <w:rFonts w:ascii="Palatino Linotype" w:eastAsia="Times New Roman" w:hAnsi="Palatino Linotype" w:cs="Times New Roman"/>
          <w:sz w:val="18"/>
          <w:szCs w:val="18"/>
        </w:rPr>
        <w:t>Bengio</w:t>
      </w:r>
      <w:proofErr w:type="spellEnd"/>
      <w:r w:rsidRPr="00156088">
        <w:rPr>
          <w:rFonts w:ascii="Palatino Linotype" w:eastAsia="Times New Roman" w:hAnsi="Palatino Linotype" w:cs="Times New Roman"/>
          <w:sz w:val="18"/>
          <w:szCs w:val="18"/>
        </w:rPr>
        <w:t xml:space="preserve">, Y. Random search for hyper-parameter optimization. </w:t>
      </w:r>
      <w:r w:rsidRPr="00156088">
        <w:rPr>
          <w:rFonts w:ascii="Palatino Linotype" w:eastAsia="Times New Roman" w:hAnsi="Palatino Linotype" w:cs="Times New Roman"/>
          <w:i/>
          <w:iCs/>
          <w:sz w:val="18"/>
          <w:szCs w:val="18"/>
        </w:rPr>
        <w:t>J. Mach. Learn. Res.</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2012</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13</w:t>
      </w:r>
      <w:r w:rsidRPr="00156088">
        <w:rPr>
          <w:rFonts w:ascii="Palatino Linotype" w:eastAsia="Times New Roman" w:hAnsi="Palatino Linotype" w:cs="Times New Roman"/>
          <w:sz w:val="18"/>
          <w:szCs w:val="18"/>
        </w:rPr>
        <w:t>, 281–305.</w:t>
      </w:r>
    </w:p>
    <w:p w14:paraId="50BBEC68"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Pinto, N.; Cox, D. D.; </w:t>
      </w:r>
      <w:proofErr w:type="spellStart"/>
      <w:r w:rsidRPr="00156088">
        <w:rPr>
          <w:rFonts w:ascii="Palatino Linotype" w:eastAsia="Times New Roman" w:hAnsi="Palatino Linotype" w:cs="Times New Roman"/>
          <w:sz w:val="18"/>
          <w:szCs w:val="18"/>
        </w:rPr>
        <w:t>DiCarlo</w:t>
      </w:r>
      <w:proofErr w:type="spellEnd"/>
      <w:r w:rsidRPr="00156088">
        <w:rPr>
          <w:rFonts w:ascii="Palatino Linotype" w:eastAsia="Times New Roman" w:hAnsi="Palatino Linotype" w:cs="Times New Roman"/>
          <w:sz w:val="18"/>
          <w:szCs w:val="18"/>
        </w:rPr>
        <w:t xml:space="preserve">, J. J. Why is real-world visual object recognition hard? </w:t>
      </w:r>
      <w:proofErr w:type="spellStart"/>
      <w:r w:rsidRPr="00156088">
        <w:rPr>
          <w:rFonts w:ascii="Palatino Linotype" w:eastAsia="Times New Roman" w:hAnsi="Palatino Linotype" w:cs="Times New Roman"/>
          <w:i/>
          <w:iCs/>
          <w:sz w:val="18"/>
          <w:szCs w:val="18"/>
        </w:rPr>
        <w:t>PLoS</w:t>
      </w:r>
      <w:proofErr w:type="spellEnd"/>
      <w:r w:rsidRPr="00156088">
        <w:rPr>
          <w:rFonts w:ascii="Palatino Linotype" w:eastAsia="Times New Roman" w:hAnsi="Palatino Linotype" w:cs="Times New Roman"/>
          <w:i/>
          <w:iCs/>
          <w:sz w:val="18"/>
          <w:szCs w:val="18"/>
        </w:rPr>
        <w:t xml:space="preserve"> </w:t>
      </w:r>
      <w:proofErr w:type="spellStart"/>
      <w:r w:rsidRPr="00156088">
        <w:rPr>
          <w:rFonts w:ascii="Palatino Linotype" w:eastAsia="Times New Roman" w:hAnsi="Palatino Linotype" w:cs="Times New Roman"/>
          <w:i/>
          <w:iCs/>
          <w:sz w:val="18"/>
          <w:szCs w:val="18"/>
        </w:rPr>
        <w:t>Comput</w:t>
      </w:r>
      <w:proofErr w:type="spellEnd"/>
      <w:r w:rsidRPr="00156088">
        <w:rPr>
          <w:rFonts w:ascii="Palatino Linotype" w:eastAsia="Times New Roman" w:hAnsi="Palatino Linotype" w:cs="Times New Roman"/>
          <w:i/>
          <w:iCs/>
          <w:sz w:val="18"/>
          <w:szCs w:val="18"/>
        </w:rPr>
        <w:t>. Biol.</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2008</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4</w:t>
      </w:r>
      <w:r w:rsidRPr="00156088">
        <w:rPr>
          <w:rFonts w:ascii="Palatino Linotype" w:eastAsia="Times New Roman" w:hAnsi="Palatino Linotype" w:cs="Times New Roman"/>
          <w:sz w:val="18"/>
          <w:szCs w:val="18"/>
        </w:rPr>
        <w:t>, e27.</w:t>
      </w:r>
    </w:p>
    <w:p w14:paraId="54692720"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Taylor, L.; </w:t>
      </w:r>
      <w:proofErr w:type="spellStart"/>
      <w:r w:rsidRPr="00156088">
        <w:rPr>
          <w:rFonts w:ascii="Palatino Linotype" w:eastAsia="Times New Roman" w:hAnsi="Palatino Linotype" w:cs="Times New Roman"/>
          <w:sz w:val="18"/>
          <w:szCs w:val="18"/>
        </w:rPr>
        <w:t>Nitschke</w:t>
      </w:r>
      <w:proofErr w:type="spellEnd"/>
      <w:r w:rsidRPr="00156088">
        <w:rPr>
          <w:rFonts w:ascii="Palatino Linotype" w:eastAsia="Times New Roman" w:hAnsi="Palatino Linotype" w:cs="Times New Roman"/>
          <w:sz w:val="18"/>
          <w:szCs w:val="18"/>
        </w:rPr>
        <w:t xml:space="preserve">, G. Improving Deep Learning using Generic Data Augmentation. </w:t>
      </w:r>
      <w:proofErr w:type="spellStart"/>
      <w:r w:rsidRPr="00156088">
        <w:rPr>
          <w:rFonts w:ascii="Palatino Linotype" w:eastAsia="Times New Roman" w:hAnsi="Palatino Linotype" w:cs="Times New Roman"/>
          <w:i/>
          <w:iCs/>
          <w:sz w:val="18"/>
          <w:szCs w:val="18"/>
        </w:rPr>
        <w:t>ArXiv</w:t>
      </w:r>
      <w:proofErr w:type="spellEnd"/>
      <w:r w:rsidRPr="00156088">
        <w:rPr>
          <w:rFonts w:ascii="Palatino Linotype" w:eastAsia="Times New Roman" w:hAnsi="Palatino Linotype" w:cs="Times New Roman"/>
          <w:i/>
          <w:iCs/>
          <w:sz w:val="18"/>
          <w:szCs w:val="18"/>
        </w:rPr>
        <w:t xml:space="preserve"> </w:t>
      </w:r>
      <w:proofErr w:type="spellStart"/>
      <w:r w:rsidRPr="00156088">
        <w:rPr>
          <w:rFonts w:ascii="Palatino Linotype" w:eastAsia="Times New Roman" w:hAnsi="Palatino Linotype" w:cs="Times New Roman"/>
          <w:i/>
          <w:iCs/>
          <w:sz w:val="18"/>
          <w:szCs w:val="18"/>
        </w:rPr>
        <w:t>Prepr</w:t>
      </w:r>
      <w:proofErr w:type="spellEnd"/>
      <w:r w:rsidRPr="00156088">
        <w:rPr>
          <w:rFonts w:ascii="Palatino Linotype" w:eastAsia="Times New Roman" w:hAnsi="Palatino Linotype" w:cs="Times New Roman"/>
          <w:i/>
          <w:iCs/>
          <w:sz w:val="18"/>
          <w:szCs w:val="18"/>
        </w:rPr>
        <w:t>. ArXiv170806020</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2017</w:t>
      </w:r>
      <w:r w:rsidRPr="00156088">
        <w:rPr>
          <w:rFonts w:ascii="Palatino Linotype" w:eastAsia="Times New Roman" w:hAnsi="Palatino Linotype" w:cs="Times New Roman"/>
          <w:sz w:val="18"/>
          <w:szCs w:val="18"/>
        </w:rPr>
        <w:t>.</w:t>
      </w:r>
    </w:p>
    <w:p w14:paraId="610ECC31"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Simonyan</w:t>
      </w:r>
      <w:proofErr w:type="spellEnd"/>
      <w:r w:rsidRPr="00156088">
        <w:rPr>
          <w:rFonts w:ascii="Palatino Linotype" w:eastAsia="Times New Roman" w:hAnsi="Palatino Linotype" w:cs="Times New Roman"/>
          <w:sz w:val="18"/>
          <w:szCs w:val="18"/>
        </w:rPr>
        <w:t xml:space="preserve">, K.; Zisserman, A. Two-stream convolutional networks for action recognition in videos. In </w:t>
      </w:r>
      <w:r w:rsidRPr="00156088">
        <w:rPr>
          <w:rFonts w:ascii="Palatino Linotype" w:eastAsia="Times New Roman" w:hAnsi="Palatino Linotype" w:cs="Times New Roman"/>
          <w:i/>
          <w:iCs/>
          <w:sz w:val="18"/>
          <w:szCs w:val="18"/>
        </w:rPr>
        <w:t>Advances in neural information processing systems</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sz w:val="18"/>
          <w:szCs w:val="18"/>
        </w:rPr>
        <w:t>2014</w:t>
      </w:r>
      <w:r w:rsidRPr="00156088">
        <w:rPr>
          <w:rFonts w:ascii="Palatino Linotype" w:eastAsia="Times New Roman" w:hAnsi="Palatino Linotype" w:cs="Times New Roman"/>
          <w:sz w:val="18"/>
          <w:szCs w:val="18"/>
        </w:rPr>
        <w:t>; pp. 568–576.</w:t>
      </w:r>
    </w:p>
    <w:p w14:paraId="0FBC5E47"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Peng, X.; Sun, B.; Ali, K.; </w:t>
      </w:r>
      <w:proofErr w:type="spellStart"/>
      <w:r w:rsidRPr="00156088">
        <w:rPr>
          <w:rFonts w:ascii="Palatino Linotype" w:eastAsia="Times New Roman" w:hAnsi="Palatino Linotype" w:cs="Times New Roman"/>
          <w:sz w:val="18"/>
          <w:szCs w:val="18"/>
        </w:rPr>
        <w:t>Saenko</w:t>
      </w:r>
      <w:proofErr w:type="spellEnd"/>
      <w:r w:rsidRPr="00156088">
        <w:rPr>
          <w:rFonts w:ascii="Palatino Linotype" w:eastAsia="Times New Roman" w:hAnsi="Palatino Linotype" w:cs="Times New Roman"/>
          <w:sz w:val="18"/>
          <w:szCs w:val="18"/>
        </w:rPr>
        <w:t xml:space="preserve">, K. Learning deep object detectors from 3d models. In </w:t>
      </w:r>
      <w:r w:rsidRPr="00156088">
        <w:rPr>
          <w:rFonts w:ascii="Palatino Linotype" w:eastAsia="Times New Roman" w:hAnsi="Palatino Linotype" w:cs="Times New Roman"/>
          <w:i/>
          <w:iCs/>
          <w:sz w:val="18"/>
          <w:szCs w:val="18"/>
        </w:rPr>
        <w:t>Computer Vision (ICCV), 2015 IEEE International Conference on</w:t>
      </w:r>
      <w:r w:rsidRPr="00156088">
        <w:rPr>
          <w:rFonts w:ascii="Palatino Linotype" w:eastAsia="Times New Roman" w:hAnsi="Palatino Linotype" w:cs="Times New Roman"/>
          <w:sz w:val="18"/>
          <w:szCs w:val="18"/>
        </w:rPr>
        <w:t xml:space="preserve">; IEEE, </w:t>
      </w:r>
      <w:r w:rsidRPr="00156088">
        <w:rPr>
          <w:rFonts w:ascii="Palatino Linotype" w:eastAsia="Times New Roman" w:hAnsi="Palatino Linotype" w:cs="Times New Roman"/>
          <w:b/>
          <w:sz w:val="18"/>
          <w:szCs w:val="18"/>
        </w:rPr>
        <w:t>2015</w:t>
      </w:r>
      <w:r w:rsidRPr="00156088">
        <w:rPr>
          <w:rFonts w:ascii="Palatino Linotype" w:eastAsia="Times New Roman" w:hAnsi="Palatino Linotype" w:cs="Times New Roman"/>
          <w:sz w:val="18"/>
          <w:szCs w:val="18"/>
        </w:rPr>
        <w:t>; pp. 1278–1286.</w:t>
      </w:r>
    </w:p>
    <w:p w14:paraId="4879818A"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Ros</w:t>
      </w:r>
      <w:proofErr w:type="spellEnd"/>
      <w:r w:rsidRPr="00156088">
        <w:rPr>
          <w:rFonts w:ascii="Palatino Linotype" w:eastAsia="Times New Roman" w:hAnsi="Palatino Linotype" w:cs="Times New Roman"/>
          <w:sz w:val="18"/>
          <w:szCs w:val="18"/>
        </w:rPr>
        <w:t xml:space="preserve">, G.; </w:t>
      </w:r>
      <w:proofErr w:type="spellStart"/>
      <w:r w:rsidRPr="00156088">
        <w:rPr>
          <w:rFonts w:ascii="Palatino Linotype" w:eastAsia="Times New Roman" w:hAnsi="Palatino Linotype" w:cs="Times New Roman"/>
          <w:sz w:val="18"/>
          <w:szCs w:val="18"/>
        </w:rPr>
        <w:t>Sellart</w:t>
      </w:r>
      <w:proofErr w:type="spellEnd"/>
      <w:r w:rsidRPr="00156088">
        <w:rPr>
          <w:rFonts w:ascii="Palatino Linotype" w:eastAsia="Times New Roman" w:hAnsi="Palatino Linotype" w:cs="Times New Roman"/>
          <w:sz w:val="18"/>
          <w:szCs w:val="18"/>
        </w:rPr>
        <w:t xml:space="preserve">, L.; </w:t>
      </w:r>
      <w:proofErr w:type="spellStart"/>
      <w:r w:rsidRPr="00156088">
        <w:rPr>
          <w:rFonts w:ascii="Palatino Linotype" w:eastAsia="Times New Roman" w:hAnsi="Palatino Linotype" w:cs="Times New Roman"/>
          <w:sz w:val="18"/>
          <w:szCs w:val="18"/>
        </w:rPr>
        <w:t>Materzynska</w:t>
      </w:r>
      <w:proofErr w:type="spellEnd"/>
      <w:r w:rsidRPr="00156088">
        <w:rPr>
          <w:rFonts w:ascii="Palatino Linotype" w:eastAsia="Times New Roman" w:hAnsi="Palatino Linotype" w:cs="Times New Roman"/>
          <w:sz w:val="18"/>
          <w:szCs w:val="18"/>
        </w:rPr>
        <w:t xml:space="preserve">, J.; Vazquez, D.; Lopez, A. M. The </w:t>
      </w:r>
      <w:proofErr w:type="spellStart"/>
      <w:r w:rsidRPr="00156088">
        <w:rPr>
          <w:rFonts w:ascii="Palatino Linotype" w:eastAsia="Times New Roman" w:hAnsi="Palatino Linotype" w:cs="Times New Roman"/>
          <w:sz w:val="18"/>
          <w:szCs w:val="18"/>
        </w:rPr>
        <w:t>synthia</w:t>
      </w:r>
      <w:proofErr w:type="spellEnd"/>
      <w:r w:rsidRPr="00156088">
        <w:rPr>
          <w:rFonts w:ascii="Palatino Linotype" w:eastAsia="Times New Roman" w:hAnsi="Palatino Linotype" w:cs="Times New Roman"/>
          <w:sz w:val="18"/>
          <w:szCs w:val="18"/>
        </w:rPr>
        <w:t xml:space="preserve"> dataset: A large collection of synthetic images for semantic segmentation of urban scenes. In </w:t>
      </w:r>
      <w:r w:rsidRPr="00156088">
        <w:rPr>
          <w:rFonts w:ascii="Palatino Linotype" w:eastAsia="Times New Roman" w:hAnsi="Palatino Linotype" w:cs="Times New Roman"/>
          <w:i/>
          <w:iCs/>
          <w:sz w:val="18"/>
          <w:szCs w:val="18"/>
        </w:rPr>
        <w:t>Proceedings of the IEEE Conference on Computer Vision and Pattern Recognition</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sz w:val="18"/>
          <w:szCs w:val="18"/>
        </w:rPr>
        <w:t>2016</w:t>
      </w:r>
      <w:r w:rsidRPr="00156088">
        <w:rPr>
          <w:rFonts w:ascii="Palatino Linotype" w:eastAsia="Times New Roman" w:hAnsi="Palatino Linotype" w:cs="Times New Roman"/>
          <w:sz w:val="18"/>
          <w:szCs w:val="18"/>
        </w:rPr>
        <w:t>; pp. 3234–3243.</w:t>
      </w:r>
    </w:p>
    <w:p w14:paraId="786B6A5D"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lastRenderedPageBreak/>
        <w:t xml:space="preserve">Fischer, R.; Bohn, F.; de Paula, M. D.; </w:t>
      </w:r>
      <w:proofErr w:type="spellStart"/>
      <w:r w:rsidRPr="00156088">
        <w:rPr>
          <w:rFonts w:ascii="Palatino Linotype" w:eastAsia="Times New Roman" w:hAnsi="Palatino Linotype" w:cs="Times New Roman"/>
          <w:sz w:val="18"/>
          <w:szCs w:val="18"/>
        </w:rPr>
        <w:t>Dislich</w:t>
      </w:r>
      <w:proofErr w:type="spellEnd"/>
      <w:r w:rsidRPr="00156088">
        <w:rPr>
          <w:rFonts w:ascii="Palatino Linotype" w:eastAsia="Times New Roman" w:hAnsi="Palatino Linotype" w:cs="Times New Roman"/>
          <w:sz w:val="18"/>
          <w:szCs w:val="18"/>
        </w:rPr>
        <w:t xml:space="preserve">, C.; </w:t>
      </w:r>
      <w:proofErr w:type="spellStart"/>
      <w:r w:rsidRPr="00156088">
        <w:rPr>
          <w:rFonts w:ascii="Palatino Linotype" w:eastAsia="Times New Roman" w:hAnsi="Palatino Linotype" w:cs="Times New Roman"/>
          <w:sz w:val="18"/>
          <w:szCs w:val="18"/>
        </w:rPr>
        <w:t>Groeneveld</w:t>
      </w:r>
      <w:proofErr w:type="spellEnd"/>
      <w:r w:rsidRPr="00156088">
        <w:rPr>
          <w:rFonts w:ascii="Palatino Linotype" w:eastAsia="Times New Roman" w:hAnsi="Palatino Linotype" w:cs="Times New Roman"/>
          <w:sz w:val="18"/>
          <w:szCs w:val="18"/>
        </w:rPr>
        <w:t xml:space="preserve">, J.; Gutiérrez, A. G.; </w:t>
      </w:r>
      <w:proofErr w:type="spellStart"/>
      <w:r w:rsidRPr="00156088">
        <w:rPr>
          <w:rFonts w:ascii="Palatino Linotype" w:eastAsia="Times New Roman" w:hAnsi="Palatino Linotype" w:cs="Times New Roman"/>
          <w:sz w:val="18"/>
          <w:szCs w:val="18"/>
        </w:rPr>
        <w:t>Kazmierczak</w:t>
      </w:r>
      <w:proofErr w:type="spellEnd"/>
      <w:r w:rsidRPr="00156088">
        <w:rPr>
          <w:rFonts w:ascii="Palatino Linotype" w:eastAsia="Times New Roman" w:hAnsi="Palatino Linotype" w:cs="Times New Roman"/>
          <w:sz w:val="18"/>
          <w:szCs w:val="18"/>
        </w:rPr>
        <w:t xml:space="preserve">, M.; Knapp, N.; Lehmann, S.; </w:t>
      </w:r>
      <w:proofErr w:type="spellStart"/>
      <w:r w:rsidRPr="00156088">
        <w:rPr>
          <w:rFonts w:ascii="Palatino Linotype" w:eastAsia="Times New Roman" w:hAnsi="Palatino Linotype" w:cs="Times New Roman"/>
          <w:sz w:val="18"/>
          <w:szCs w:val="18"/>
        </w:rPr>
        <w:t>Paulick</w:t>
      </w:r>
      <w:proofErr w:type="spellEnd"/>
      <w:r w:rsidRPr="00156088">
        <w:rPr>
          <w:rFonts w:ascii="Palatino Linotype" w:eastAsia="Times New Roman" w:hAnsi="Palatino Linotype" w:cs="Times New Roman"/>
          <w:sz w:val="18"/>
          <w:szCs w:val="18"/>
        </w:rPr>
        <w:t xml:space="preserve">, S. Lessons learned from applying a forest gap model to understand ecosystem and carbon dynamics of complex tropical forests. </w:t>
      </w:r>
      <w:r w:rsidRPr="00156088">
        <w:rPr>
          <w:rFonts w:ascii="Palatino Linotype" w:eastAsia="Times New Roman" w:hAnsi="Palatino Linotype" w:cs="Times New Roman"/>
          <w:i/>
          <w:iCs/>
          <w:sz w:val="18"/>
          <w:szCs w:val="18"/>
        </w:rPr>
        <w:t>Ecol. Model.</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2016</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326</w:t>
      </w:r>
      <w:r w:rsidRPr="00156088">
        <w:rPr>
          <w:rFonts w:ascii="Palatino Linotype" w:eastAsia="Times New Roman" w:hAnsi="Palatino Linotype" w:cs="Times New Roman"/>
          <w:sz w:val="18"/>
          <w:szCs w:val="18"/>
        </w:rPr>
        <w:t>, 124–133.</w:t>
      </w:r>
    </w:p>
    <w:p w14:paraId="4BDC6CD1"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Shin, H.-C.; Roth, H. R.; Gao, M.; Lu, L.; Xu, Z.; </w:t>
      </w:r>
      <w:proofErr w:type="spellStart"/>
      <w:r w:rsidRPr="00156088">
        <w:rPr>
          <w:rFonts w:ascii="Palatino Linotype" w:eastAsia="Times New Roman" w:hAnsi="Palatino Linotype" w:cs="Times New Roman"/>
          <w:sz w:val="18"/>
          <w:szCs w:val="18"/>
        </w:rPr>
        <w:t>Nogues</w:t>
      </w:r>
      <w:proofErr w:type="spellEnd"/>
      <w:r w:rsidRPr="00156088">
        <w:rPr>
          <w:rFonts w:ascii="Palatino Linotype" w:eastAsia="Times New Roman" w:hAnsi="Palatino Linotype" w:cs="Times New Roman"/>
          <w:sz w:val="18"/>
          <w:szCs w:val="18"/>
        </w:rPr>
        <w:t xml:space="preserve">, I.; Yao, J.; </w:t>
      </w:r>
      <w:proofErr w:type="spellStart"/>
      <w:r w:rsidRPr="00156088">
        <w:rPr>
          <w:rFonts w:ascii="Palatino Linotype" w:eastAsia="Times New Roman" w:hAnsi="Palatino Linotype" w:cs="Times New Roman"/>
          <w:sz w:val="18"/>
          <w:szCs w:val="18"/>
        </w:rPr>
        <w:t>Mollura</w:t>
      </w:r>
      <w:proofErr w:type="spellEnd"/>
      <w:r w:rsidRPr="00156088">
        <w:rPr>
          <w:rFonts w:ascii="Palatino Linotype" w:eastAsia="Times New Roman" w:hAnsi="Palatino Linotype" w:cs="Times New Roman"/>
          <w:sz w:val="18"/>
          <w:szCs w:val="18"/>
        </w:rPr>
        <w:t xml:space="preserve">, D.; Summers, R. M. Deep convolutional neural networks for computer-aided detection: CNN architectures, dataset characteristics and transfer learning. </w:t>
      </w:r>
      <w:r w:rsidRPr="00156088">
        <w:rPr>
          <w:rFonts w:ascii="Palatino Linotype" w:eastAsia="Times New Roman" w:hAnsi="Palatino Linotype" w:cs="Times New Roman"/>
          <w:i/>
          <w:iCs/>
          <w:sz w:val="18"/>
          <w:szCs w:val="18"/>
        </w:rPr>
        <w:t>IEEE Trans. Med. Imaging</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2016</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i/>
          <w:iCs/>
          <w:sz w:val="18"/>
          <w:szCs w:val="18"/>
        </w:rPr>
        <w:t>35</w:t>
      </w:r>
      <w:r w:rsidRPr="00156088">
        <w:rPr>
          <w:rFonts w:ascii="Palatino Linotype" w:eastAsia="Times New Roman" w:hAnsi="Palatino Linotype" w:cs="Times New Roman"/>
          <w:sz w:val="18"/>
          <w:szCs w:val="18"/>
        </w:rPr>
        <w:t>, 1285–1298.</w:t>
      </w:r>
    </w:p>
    <w:p w14:paraId="624771A7"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Zeiler</w:t>
      </w:r>
      <w:proofErr w:type="spellEnd"/>
      <w:r w:rsidRPr="00156088">
        <w:rPr>
          <w:rFonts w:ascii="Palatino Linotype" w:eastAsia="Times New Roman" w:hAnsi="Palatino Linotype" w:cs="Times New Roman"/>
          <w:sz w:val="18"/>
          <w:szCs w:val="18"/>
        </w:rPr>
        <w:t xml:space="preserve">, M. D.; Fergus, R. Visualizing and understanding convolutional networks. In </w:t>
      </w:r>
      <w:r w:rsidRPr="00156088">
        <w:rPr>
          <w:rFonts w:ascii="Palatino Linotype" w:eastAsia="Times New Roman" w:hAnsi="Palatino Linotype" w:cs="Times New Roman"/>
          <w:i/>
          <w:iCs/>
          <w:sz w:val="18"/>
          <w:szCs w:val="18"/>
        </w:rPr>
        <w:t>European conference on computer vision</w:t>
      </w:r>
      <w:r w:rsidRPr="00156088">
        <w:rPr>
          <w:rFonts w:ascii="Palatino Linotype" w:eastAsia="Times New Roman" w:hAnsi="Palatino Linotype" w:cs="Times New Roman"/>
          <w:sz w:val="18"/>
          <w:szCs w:val="18"/>
        </w:rPr>
        <w:t xml:space="preserve">; Springer, </w:t>
      </w:r>
      <w:r w:rsidRPr="00156088">
        <w:rPr>
          <w:rFonts w:ascii="Palatino Linotype" w:eastAsia="Times New Roman" w:hAnsi="Palatino Linotype" w:cs="Times New Roman"/>
          <w:b/>
          <w:sz w:val="18"/>
          <w:szCs w:val="18"/>
        </w:rPr>
        <w:t>2014</w:t>
      </w:r>
      <w:r w:rsidRPr="00156088">
        <w:rPr>
          <w:rFonts w:ascii="Palatino Linotype" w:eastAsia="Times New Roman" w:hAnsi="Palatino Linotype" w:cs="Times New Roman"/>
          <w:sz w:val="18"/>
          <w:szCs w:val="18"/>
        </w:rPr>
        <w:t>; pp. 818–833.</w:t>
      </w:r>
    </w:p>
    <w:p w14:paraId="69E00ACD"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Yosinski</w:t>
      </w:r>
      <w:proofErr w:type="spellEnd"/>
      <w:r w:rsidRPr="00156088">
        <w:rPr>
          <w:rFonts w:ascii="Palatino Linotype" w:eastAsia="Times New Roman" w:hAnsi="Palatino Linotype" w:cs="Times New Roman"/>
          <w:sz w:val="18"/>
          <w:szCs w:val="18"/>
        </w:rPr>
        <w:t xml:space="preserve">, J.; </w:t>
      </w:r>
      <w:proofErr w:type="spellStart"/>
      <w:r w:rsidRPr="00156088">
        <w:rPr>
          <w:rFonts w:ascii="Palatino Linotype" w:eastAsia="Times New Roman" w:hAnsi="Palatino Linotype" w:cs="Times New Roman"/>
          <w:sz w:val="18"/>
          <w:szCs w:val="18"/>
        </w:rPr>
        <w:t>Clune</w:t>
      </w:r>
      <w:proofErr w:type="spellEnd"/>
      <w:r w:rsidRPr="00156088">
        <w:rPr>
          <w:rFonts w:ascii="Palatino Linotype" w:eastAsia="Times New Roman" w:hAnsi="Palatino Linotype" w:cs="Times New Roman"/>
          <w:sz w:val="18"/>
          <w:szCs w:val="18"/>
        </w:rPr>
        <w:t xml:space="preserve">, J.; Nguyen, A.; Fuchs, T.; Lipson, H. Understanding neural networks through deep visualization. </w:t>
      </w:r>
      <w:proofErr w:type="spellStart"/>
      <w:r w:rsidRPr="00156088">
        <w:rPr>
          <w:rFonts w:ascii="Palatino Linotype" w:eastAsia="Times New Roman" w:hAnsi="Palatino Linotype" w:cs="Times New Roman"/>
          <w:i/>
          <w:iCs/>
          <w:sz w:val="18"/>
          <w:szCs w:val="18"/>
        </w:rPr>
        <w:t>ArXiv</w:t>
      </w:r>
      <w:proofErr w:type="spellEnd"/>
      <w:r w:rsidRPr="00156088">
        <w:rPr>
          <w:rFonts w:ascii="Palatino Linotype" w:eastAsia="Times New Roman" w:hAnsi="Palatino Linotype" w:cs="Times New Roman"/>
          <w:i/>
          <w:iCs/>
          <w:sz w:val="18"/>
          <w:szCs w:val="18"/>
        </w:rPr>
        <w:t xml:space="preserve"> </w:t>
      </w:r>
      <w:proofErr w:type="spellStart"/>
      <w:r w:rsidRPr="00156088">
        <w:rPr>
          <w:rFonts w:ascii="Palatino Linotype" w:eastAsia="Times New Roman" w:hAnsi="Palatino Linotype" w:cs="Times New Roman"/>
          <w:i/>
          <w:iCs/>
          <w:sz w:val="18"/>
          <w:szCs w:val="18"/>
        </w:rPr>
        <w:t>Prepr</w:t>
      </w:r>
      <w:proofErr w:type="spellEnd"/>
      <w:r w:rsidRPr="00156088">
        <w:rPr>
          <w:rFonts w:ascii="Palatino Linotype" w:eastAsia="Times New Roman" w:hAnsi="Palatino Linotype" w:cs="Times New Roman"/>
          <w:i/>
          <w:iCs/>
          <w:sz w:val="18"/>
          <w:szCs w:val="18"/>
        </w:rPr>
        <w:t>. ArXiv150606579</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bCs/>
          <w:sz w:val="18"/>
          <w:szCs w:val="18"/>
        </w:rPr>
        <w:t>2015</w:t>
      </w:r>
      <w:r w:rsidRPr="00156088">
        <w:rPr>
          <w:rFonts w:ascii="Palatino Linotype" w:eastAsia="Times New Roman" w:hAnsi="Palatino Linotype" w:cs="Times New Roman"/>
          <w:sz w:val="18"/>
          <w:szCs w:val="18"/>
        </w:rPr>
        <w:t>.</w:t>
      </w:r>
    </w:p>
    <w:p w14:paraId="530B5355" w14:textId="77777777" w:rsidR="00156088" w:rsidRPr="00156088" w:rsidRDefault="00156088" w:rsidP="00156088">
      <w:pPr>
        <w:pStyle w:val="ListParagraph"/>
        <w:numPr>
          <w:ilvl w:val="0"/>
          <w:numId w:val="12"/>
        </w:numPr>
        <w:suppressLineNumbers/>
        <w:spacing w:after="160" w:line="259" w:lineRule="auto"/>
        <w:ind w:left="270" w:firstLineChars="0"/>
        <w:contextualSpacing/>
        <w:rPr>
          <w:rFonts w:ascii="Palatino Linotype" w:hAnsi="Palatino Linotype" w:cs="Times New Roman"/>
          <w:sz w:val="18"/>
          <w:szCs w:val="18"/>
          <w:shd w:val="clear" w:color="auto" w:fill="FFFFFF"/>
        </w:rPr>
      </w:pPr>
      <w:proofErr w:type="spellStart"/>
      <w:r w:rsidRPr="00156088">
        <w:rPr>
          <w:rFonts w:ascii="Palatino Linotype" w:hAnsi="Palatino Linotype" w:cs="Times New Roman"/>
          <w:sz w:val="18"/>
          <w:szCs w:val="18"/>
          <w:shd w:val="clear" w:color="auto" w:fill="FFFFFF"/>
        </w:rPr>
        <w:t>Hyyppä</w:t>
      </w:r>
      <w:proofErr w:type="spellEnd"/>
      <w:r w:rsidRPr="00156088">
        <w:rPr>
          <w:rFonts w:ascii="Palatino Linotype" w:hAnsi="Palatino Linotype" w:cs="Times New Roman"/>
          <w:sz w:val="18"/>
          <w:szCs w:val="18"/>
          <w:shd w:val="clear" w:color="auto" w:fill="FFFFFF"/>
        </w:rPr>
        <w:t xml:space="preserve">, J.; </w:t>
      </w:r>
      <w:proofErr w:type="spellStart"/>
      <w:r w:rsidRPr="00156088">
        <w:rPr>
          <w:rFonts w:ascii="Palatino Linotype" w:hAnsi="Palatino Linotype" w:cs="Times New Roman"/>
          <w:sz w:val="18"/>
          <w:szCs w:val="18"/>
          <w:shd w:val="clear" w:color="auto" w:fill="FFFFFF"/>
        </w:rPr>
        <w:t>Hyyppä</w:t>
      </w:r>
      <w:proofErr w:type="spellEnd"/>
      <w:r w:rsidRPr="00156088">
        <w:rPr>
          <w:rFonts w:ascii="Palatino Linotype" w:hAnsi="Palatino Linotype" w:cs="Times New Roman"/>
          <w:sz w:val="18"/>
          <w:szCs w:val="18"/>
          <w:shd w:val="clear" w:color="auto" w:fill="FFFFFF"/>
        </w:rPr>
        <w:t xml:space="preserve">, H.; </w:t>
      </w:r>
      <w:proofErr w:type="spellStart"/>
      <w:r w:rsidRPr="00156088">
        <w:rPr>
          <w:rFonts w:ascii="Palatino Linotype" w:hAnsi="Palatino Linotype" w:cs="Times New Roman"/>
          <w:sz w:val="18"/>
          <w:szCs w:val="18"/>
          <w:shd w:val="clear" w:color="auto" w:fill="FFFFFF"/>
        </w:rPr>
        <w:t>Leckie</w:t>
      </w:r>
      <w:proofErr w:type="spellEnd"/>
      <w:r w:rsidRPr="00156088">
        <w:rPr>
          <w:rFonts w:ascii="Palatino Linotype" w:hAnsi="Palatino Linotype" w:cs="Times New Roman"/>
          <w:sz w:val="18"/>
          <w:szCs w:val="18"/>
          <w:shd w:val="clear" w:color="auto" w:fill="FFFFFF"/>
        </w:rPr>
        <w:t xml:space="preserve">, D.; </w:t>
      </w:r>
      <w:proofErr w:type="spellStart"/>
      <w:r w:rsidRPr="00156088">
        <w:rPr>
          <w:rFonts w:ascii="Palatino Linotype" w:hAnsi="Palatino Linotype" w:cs="Times New Roman"/>
          <w:sz w:val="18"/>
          <w:szCs w:val="18"/>
          <w:shd w:val="clear" w:color="auto" w:fill="FFFFFF"/>
        </w:rPr>
        <w:t>Gougeon</w:t>
      </w:r>
      <w:proofErr w:type="spellEnd"/>
      <w:r w:rsidRPr="00156088">
        <w:rPr>
          <w:rFonts w:ascii="Palatino Linotype" w:hAnsi="Palatino Linotype" w:cs="Times New Roman"/>
          <w:sz w:val="18"/>
          <w:szCs w:val="18"/>
          <w:shd w:val="clear" w:color="auto" w:fill="FFFFFF"/>
        </w:rPr>
        <w:t xml:space="preserve">, F.; Yu, X.; </w:t>
      </w:r>
      <w:proofErr w:type="spellStart"/>
      <w:r w:rsidRPr="00156088">
        <w:rPr>
          <w:rFonts w:ascii="Palatino Linotype" w:hAnsi="Palatino Linotype" w:cs="Times New Roman"/>
          <w:sz w:val="18"/>
          <w:szCs w:val="18"/>
          <w:shd w:val="clear" w:color="auto" w:fill="FFFFFF"/>
        </w:rPr>
        <w:t>Maltamo</w:t>
      </w:r>
      <w:proofErr w:type="spellEnd"/>
      <w:r w:rsidRPr="00156088">
        <w:rPr>
          <w:rFonts w:ascii="Palatino Linotype" w:hAnsi="Palatino Linotype" w:cs="Times New Roman"/>
          <w:sz w:val="18"/>
          <w:szCs w:val="18"/>
          <w:shd w:val="clear" w:color="auto" w:fill="FFFFFF"/>
        </w:rPr>
        <w:t>, M. Review of methods of small footprint airborne laser scanning for extracting forest inventory data in boreal forests. </w:t>
      </w:r>
      <w:r w:rsidRPr="00156088">
        <w:rPr>
          <w:rFonts w:ascii="Palatino Linotype" w:hAnsi="Palatino Linotype" w:cs="Times New Roman"/>
          <w:i/>
          <w:iCs/>
          <w:sz w:val="18"/>
          <w:szCs w:val="18"/>
          <w:shd w:val="clear" w:color="auto" w:fill="FFFFFF"/>
        </w:rPr>
        <w:t xml:space="preserve">Int. J. Remote Sens. </w:t>
      </w:r>
      <w:r w:rsidRPr="00156088">
        <w:rPr>
          <w:rFonts w:ascii="Palatino Linotype" w:hAnsi="Palatino Linotype" w:cs="Times New Roman"/>
          <w:b/>
          <w:sz w:val="18"/>
          <w:szCs w:val="18"/>
          <w:shd w:val="clear" w:color="auto" w:fill="FFFFFF"/>
        </w:rPr>
        <w:t>2008</w:t>
      </w:r>
      <w:r w:rsidRPr="00156088">
        <w:rPr>
          <w:rFonts w:ascii="Palatino Linotype" w:hAnsi="Palatino Linotype" w:cs="Times New Roman"/>
          <w:sz w:val="18"/>
          <w:szCs w:val="18"/>
          <w:shd w:val="clear" w:color="auto" w:fill="FFFFFF"/>
        </w:rPr>
        <w:t xml:space="preserve">; </w:t>
      </w:r>
      <w:r w:rsidRPr="00156088">
        <w:rPr>
          <w:rFonts w:ascii="Palatino Linotype" w:hAnsi="Palatino Linotype" w:cs="Times New Roman"/>
          <w:i/>
          <w:iCs/>
          <w:sz w:val="18"/>
          <w:szCs w:val="18"/>
          <w:shd w:val="clear" w:color="auto" w:fill="FFFFFF"/>
        </w:rPr>
        <w:t xml:space="preserve">29 </w:t>
      </w:r>
      <w:r w:rsidRPr="00156088">
        <w:rPr>
          <w:rFonts w:ascii="Palatino Linotype" w:hAnsi="Palatino Linotype" w:cs="Times New Roman"/>
          <w:sz w:val="18"/>
          <w:szCs w:val="18"/>
          <w:shd w:val="clear" w:color="auto" w:fill="FFFFFF"/>
        </w:rPr>
        <w:t>(5), 1339-1366.</w:t>
      </w:r>
    </w:p>
    <w:p w14:paraId="7488BD31"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hAnsi="Palatino Linotype" w:cs="Times New Roman"/>
          <w:sz w:val="18"/>
          <w:szCs w:val="18"/>
          <w:shd w:val="clear" w:color="auto" w:fill="FFFFFF"/>
        </w:rPr>
        <w:t>Popescu</w:t>
      </w:r>
      <w:proofErr w:type="spellEnd"/>
      <w:r w:rsidRPr="00156088">
        <w:rPr>
          <w:rFonts w:ascii="Palatino Linotype" w:hAnsi="Palatino Linotype" w:cs="Times New Roman"/>
          <w:sz w:val="18"/>
          <w:szCs w:val="18"/>
          <w:shd w:val="clear" w:color="auto" w:fill="FFFFFF"/>
        </w:rPr>
        <w:t xml:space="preserve">, S. C. Estimating biomass of individual pine trees using airborne </w:t>
      </w:r>
      <w:proofErr w:type="spellStart"/>
      <w:r w:rsidRPr="00156088">
        <w:rPr>
          <w:rFonts w:ascii="Palatino Linotype" w:hAnsi="Palatino Linotype" w:cs="Times New Roman"/>
          <w:sz w:val="18"/>
          <w:szCs w:val="18"/>
          <w:shd w:val="clear" w:color="auto" w:fill="FFFFFF"/>
        </w:rPr>
        <w:t>lidar</w:t>
      </w:r>
      <w:proofErr w:type="spellEnd"/>
      <w:r w:rsidRPr="00156088">
        <w:rPr>
          <w:rFonts w:ascii="Palatino Linotype" w:hAnsi="Palatino Linotype" w:cs="Times New Roman"/>
          <w:sz w:val="18"/>
          <w:szCs w:val="18"/>
          <w:shd w:val="clear" w:color="auto" w:fill="FFFFFF"/>
        </w:rPr>
        <w:t>. </w:t>
      </w:r>
      <w:r w:rsidRPr="00156088">
        <w:rPr>
          <w:rFonts w:ascii="Palatino Linotype" w:hAnsi="Palatino Linotype" w:cs="Times New Roman"/>
          <w:i/>
          <w:iCs/>
          <w:sz w:val="18"/>
          <w:szCs w:val="18"/>
          <w:shd w:val="clear" w:color="auto" w:fill="FFFFFF"/>
        </w:rPr>
        <w:t xml:space="preserve">Biomass </w:t>
      </w:r>
      <w:proofErr w:type="spellStart"/>
      <w:r w:rsidRPr="00156088">
        <w:rPr>
          <w:rFonts w:ascii="Palatino Linotype" w:hAnsi="Palatino Linotype" w:cs="Times New Roman"/>
          <w:i/>
          <w:iCs/>
          <w:sz w:val="18"/>
          <w:szCs w:val="18"/>
          <w:shd w:val="clear" w:color="auto" w:fill="FFFFFF"/>
        </w:rPr>
        <w:t>Bioenerg</w:t>
      </w:r>
      <w:proofErr w:type="spellEnd"/>
      <w:r w:rsidRPr="00156088">
        <w:rPr>
          <w:rFonts w:ascii="Palatino Linotype" w:hAnsi="Palatino Linotype" w:cs="Times New Roman"/>
          <w:sz w:val="18"/>
          <w:szCs w:val="18"/>
          <w:shd w:val="clear" w:color="auto" w:fill="FFFFFF"/>
        </w:rPr>
        <w:t xml:space="preserve"> </w:t>
      </w:r>
      <w:r w:rsidRPr="00156088">
        <w:rPr>
          <w:rFonts w:ascii="Palatino Linotype" w:hAnsi="Palatino Linotype" w:cs="Times New Roman"/>
          <w:b/>
          <w:sz w:val="18"/>
          <w:szCs w:val="18"/>
          <w:shd w:val="clear" w:color="auto" w:fill="FFFFFF"/>
        </w:rPr>
        <w:t>2007</w:t>
      </w:r>
      <w:r w:rsidRPr="00156088">
        <w:rPr>
          <w:rFonts w:ascii="Palatino Linotype" w:hAnsi="Palatino Linotype" w:cs="Times New Roman"/>
          <w:sz w:val="18"/>
          <w:szCs w:val="18"/>
          <w:shd w:val="clear" w:color="auto" w:fill="FFFFFF"/>
        </w:rPr>
        <w:t>; </w:t>
      </w:r>
      <w:r w:rsidRPr="00156088">
        <w:rPr>
          <w:rFonts w:ascii="Palatino Linotype" w:hAnsi="Palatino Linotype" w:cs="Times New Roman"/>
          <w:i/>
          <w:iCs/>
          <w:sz w:val="18"/>
          <w:szCs w:val="18"/>
          <w:shd w:val="clear" w:color="auto" w:fill="FFFFFF"/>
        </w:rPr>
        <w:t xml:space="preserve">31 </w:t>
      </w:r>
      <w:r w:rsidRPr="00156088">
        <w:rPr>
          <w:rFonts w:ascii="Palatino Linotype" w:hAnsi="Palatino Linotype" w:cs="Times New Roman"/>
          <w:sz w:val="18"/>
          <w:szCs w:val="18"/>
          <w:shd w:val="clear" w:color="auto" w:fill="FFFFFF"/>
        </w:rPr>
        <w:t>(9), 646-655.</w:t>
      </w:r>
    </w:p>
    <w:p w14:paraId="3CCEEE6C" w14:textId="77777777" w:rsidR="00156088" w:rsidRPr="00156088" w:rsidRDefault="00156088" w:rsidP="00156088">
      <w:pPr>
        <w:pStyle w:val="ListParagraph"/>
        <w:numPr>
          <w:ilvl w:val="0"/>
          <w:numId w:val="12"/>
        </w:numPr>
        <w:suppressLineNumbers/>
        <w:spacing w:after="160" w:line="259" w:lineRule="auto"/>
        <w:ind w:left="270" w:firstLineChars="0"/>
        <w:contextualSpacing/>
        <w:rPr>
          <w:rFonts w:ascii="Palatino Linotype" w:hAnsi="Palatino Linotype" w:cs="Times New Roman"/>
          <w:sz w:val="18"/>
          <w:szCs w:val="18"/>
          <w:shd w:val="clear" w:color="auto" w:fill="FFFFFF"/>
        </w:rPr>
      </w:pPr>
      <w:r w:rsidRPr="00156088">
        <w:rPr>
          <w:rFonts w:ascii="Palatino Linotype" w:hAnsi="Palatino Linotype" w:cs="Times New Roman"/>
          <w:sz w:val="18"/>
          <w:szCs w:val="18"/>
          <w:shd w:val="clear" w:color="auto" w:fill="FFFFFF"/>
        </w:rPr>
        <w:t xml:space="preserve">Ayrey, E.; </w:t>
      </w:r>
      <w:proofErr w:type="spellStart"/>
      <w:r w:rsidRPr="00156088">
        <w:rPr>
          <w:rFonts w:ascii="Palatino Linotype" w:hAnsi="Palatino Linotype" w:cs="Times New Roman"/>
          <w:sz w:val="18"/>
          <w:szCs w:val="18"/>
          <w:shd w:val="clear" w:color="auto" w:fill="FFFFFF"/>
        </w:rPr>
        <w:t>Fraver</w:t>
      </w:r>
      <w:proofErr w:type="spellEnd"/>
      <w:r w:rsidRPr="00156088">
        <w:rPr>
          <w:rFonts w:ascii="Palatino Linotype" w:hAnsi="Palatino Linotype" w:cs="Times New Roman"/>
          <w:sz w:val="18"/>
          <w:szCs w:val="18"/>
          <w:shd w:val="clear" w:color="auto" w:fill="FFFFFF"/>
        </w:rPr>
        <w:t xml:space="preserve">, S.; Kershaw Jr, J. A.; </w:t>
      </w:r>
      <w:proofErr w:type="spellStart"/>
      <w:r w:rsidRPr="00156088">
        <w:rPr>
          <w:rFonts w:ascii="Palatino Linotype" w:hAnsi="Palatino Linotype" w:cs="Times New Roman"/>
          <w:sz w:val="18"/>
          <w:szCs w:val="18"/>
          <w:shd w:val="clear" w:color="auto" w:fill="FFFFFF"/>
        </w:rPr>
        <w:t>Kenefic</w:t>
      </w:r>
      <w:proofErr w:type="spellEnd"/>
      <w:r w:rsidRPr="00156088">
        <w:rPr>
          <w:rFonts w:ascii="Palatino Linotype" w:hAnsi="Palatino Linotype" w:cs="Times New Roman"/>
          <w:sz w:val="18"/>
          <w:szCs w:val="18"/>
          <w:shd w:val="clear" w:color="auto" w:fill="FFFFFF"/>
        </w:rPr>
        <w:t xml:space="preserve">, L. S.; Hayes, D.; </w:t>
      </w:r>
      <w:proofErr w:type="spellStart"/>
      <w:r w:rsidRPr="00156088">
        <w:rPr>
          <w:rFonts w:ascii="Palatino Linotype" w:hAnsi="Palatino Linotype" w:cs="Times New Roman"/>
          <w:sz w:val="18"/>
          <w:szCs w:val="18"/>
          <w:shd w:val="clear" w:color="auto" w:fill="FFFFFF"/>
        </w:rPr>
        <w:t>Weiskittel</w:t>
      </w:r>
      <w:proofErr w:type="spellEnd"/>
      <w:r w:rsidRPr="00156088">
        <w:rPr>
          <w:rFonts w:ascii="Palatino Linotype" w:hAnsi="Palatino Linotype" w:cs="Times New Roman"/>
          <w:sz w:val="18"/>
          <w:szCs w:val="18"/>
          <w:shd w:val="clear" w:color="auto" w:fill="FFFFFF"/>
        </w:rPr>
        <w:t>, A. R.; Roth, B.E. Layer Stacking: A Novel Algorithm for Individual Forest Tree Segmentation from LiDAR Point Clouds. </w:t>
      </w:r>
      <w:r w:rsidRPr="00156088">
        <w:rPr>
          <w:rFonts w:ascii="Palatino Linotype" w:hAnsi="Palatino Linotype" w:cs="Times New Roman"/>
          <w:i/>
          <w:iCs/>
          <w:sz w:val="18"/>
          <w:szCs w:val="18"/>
          <w:shd w:val="clear" w:color="auto" w:fill="FFFFFF"/>
        </w:rPr>
        <w:t xml:space="preserve">Can. J. of Remote Sens. </w:t>
      </w:r>
      <w:r w:rsidRPr="00156088">
        <w:rPr>
          <w:rFonts w:ascii="Palatino Linotype" w:hAnsi="Palatino Linotype" w:cs="Times New Roman"/>
          <w:b/>
          <w:sz w:val="18"/>
          <w:szCs w:val="18"/>
          <w:shd w:val="clear" w:color="auto" w:fill="FFFFFF"/>
        </w:rPr>
        <w:t>2017</w:t>
      </w:r>
      <w:r w:rsidRPr="00156088">
        <w:rPr>
          <w:rFonts w:ascii="Palatino Linotype" w:hAnsi="Palatino Linotype" w:cs="Times New Roman"/>
          <w:sz w:val="18"/>
          <w:szCs w:val="18"/>
          <w:shd w:val="clear" w:color="auto" w:fill="FFFFFF"/>
        </w:rPr>
        <w:t xml:space="preserve">; </w:t>
      </w:r>
      <w:r w:rsidRPr="00156088">
        <w:rPr>
          <w:rFonts w:ascii="Palatino Linotype" w:hAnsi="Palatino Linotype" w:cs="Times New Roman"/>
          <w:i/>
          <w:iCs/>
          <w:sz w:val="18"/>
          <w:szCs w:val="18"/>
          <w:shd w:val="clear" w:color="auto" w:fill="FFFFFF"/>
        </w:rPr>
        <w:t xml:space="preserve">43 </w:t>
      </w:r>
      <w:r w:rsidRPr="00156088">
        <w:rPr>
          <w:rFonts w:ascii="Palatino Linotype" w:hAnsi="Palatino Linotype" w:cs="Times New Roman"/>
          <w:sz w:val="18"/>
          <w:szCs w:val="18"/>
          <w:shd w:val="clear" w:color="auto" w:fill="FFFFFF"/>
        </w:rPr>
        <w:t>(1), 16-27.</w:t>
      </w:r>
    </w:p>
    <w:p w14:paraId="699D752E"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Redmon</w:t>
      </w:r>
      <w:proofErr w:type="spellEnd"/>
      <w:r w:rsidRPr="00156088">
        <w:rPr>
          <w:rFonts w:ascii="Palatino Linotype" w:eastAsia="Times New Roman" w:hAnsi="Palatino Linotype" w:cs="Times New Roman"/>
          <w:sz w:val="18"/>
          <w:szCs w:val="18"/>
        </w:rPr>
        <w:t xml:space="preserve">, J.; </w:t>
      </w:r>
      <w:proofErr w:type="spellStart"/>
      <w:r w:rsidRPr="00156088">
        <w:rPr>
          <w:rFonts w:ascii="Palatino Linotype" w:eastAsia="Times New Roman" w:hAnsi="Palatino Linotype" w:cs="Times New Roman"/>
          <w:sz w:val="18"/>
          <w:szCs w:val="18"/>
        </w:rPr>
        <w:t>Divvala</w:t>
      </w:r>
      <w:proofErr w:type="spellEnd"/>
      <w:r w:rsidRPr="00156088">
        <w:rPr>
          <w:rFonts w:ascii="Palatino Linotype" w:eastAsia="Times New Roman" w:hAnsi="Palatino Linotype" w:cs="Times New Roman"/>
          <w:sz w:val="18"/>
          <w:szCs w:val="18"/>
        </w:rPr>
        <w:t xml:space="preserve">, S.; </w:t>
      </w:r>
      <w:proofErr w:type="spellStart"/>
      <w:r w:rsidRPr="00156088">
        <w:rPr>
          <w:rFonts w:ascii="Palatino Linotype" w:eastAsia="Times New Roman" w:hAnsi="Palatino Linotype" w:cs="Times New Roman"/>
          <w:sz w:val="18"/>
          <w:szCs w:val="18"/>
        </w:rPr>
        <w:t>Girshick</w:t>
      </w:r>
      <w:proofErr w:type="spellEnd"/>
      <w:r w:rsidRPr="00156088">
        <w:rPr>
          <w:rFonts w:ascii="Palatino Linotype" w:eastAsia="Times New Roman" w:hAnsi="Palatino Linotype" w:cs="Times New Roman"/>
          <w:sz w:val="18"/>
          <w:szCs w:val="18"/>
        </w:rPr>
        <w:t xml:space="preserve">, R.; </w:t>
      </w:r>
      <w:proofErr w:type="spellStart"/>
      <w:r w:rsidRPr="00156088">
        <w:rPr>
          <w:rFonts w:ascii="Palatino Linotype" w:eastAsia="Times New Roman" w:hAnsi="Palatino Linotype" w:cs="Times New Roman"/>
          <w:sz w:val="18"/>
          <w:szCs w:val="18"/>
        </w:rPr>
        <w:t>Farhadi</w:t>
      </w:r>
      <w:proofErr w:type="spellEnd"/>
      <w:r w:rsidRPr="00156088">
        <w:rPr>
          <w:rFonts w:ascii="Palatino Linotype" w:eastAsia="Times New Roman" w:hAnsi="Palatino Linotype" w:cs="Times New Roman"/>
          <w:sz w:val="18"/>
          <w:szCs w:val="18"/>
        </w:rPr>
        <w:t xml:space="preserve">, A. You only look once: Unified, real-time object detection. In </w:t>
      </w:r>
      <w:r w:rsidRPr="00156088">
        <w:rPr>
          <w:rFonts w:ascii="Palatino Linotype" w:eastAsia="Times New Roman" w:hAnsi="Palatino Linotype" w:cs="Times New Roman"/>
          <w:i/>
          <w:iCs/>
          <w:sz w:val="18"/>
          <w:szCs w:val="18"/>
        </w:rPr>
        <w:t>Proceedings of the IEEE conference on computer vision and pattern recognition</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sz w:val="18"/>
          <w:szCs w:val="18"/>
        </w:rPr>
        <w:t>2016</w:t>
      </w:r>
      <w:r w:rsidRPr="00156088">
        <w:rPr>
          <w:rFonts w:ascii="Palatino Linotype" w:eastAsia="Times New Roman" w:hAnsi="Palatino Linotype" w:cs="Times New Roman"/>
          <w:sz w:val="18"/>
          <w:szCs w:val="18"/>
        </w:rPr>
        <w:t>; pp. 779–788.</w:t>
      </w:r>
    </w:p>
    <w:p w14:paraId="58A55EA5"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proofErr w:type="spellStart"/>
      <w:r w:rsidRPr="00156088">
        <w:rPr>
          <w:rFonts w:ascii="Palatino Linotype" w:eastAsia="Times New Roman" w:hAnsi="Palatino Linotype" w:cs="Times New Roman"/>
          <w:sz w:val="18"/>
          <w:szCs w:val="18"/>
        </w:rPr>
        <w:t>Szegedy</w:t>
      </w:r>
      <w:proofErr w:type="spellEnd"/>
      <w:r w:rsidRPr="00156088">
        <w:rPr>
          <w:rFonts w:ascii="Palatino Linotype" w:eastAsia="Times New Roman" w:hAnsi="Palatino Linotype" w:cs="Times New Roman"/>
          <w:sz w:val="18"/>
          <w:szCs w:val="18"/>
        </w:rPr>
        <w:t xml:space="preserve">, C.; </w:t>
      </w:r>
      <w:proofErr w:type="spellStart"/>
      <w:r w:rsidRPr="00156088">
        <w:rPr>
          <w:rFonts w:ascii="Palatino Linotype" w:eastAsia="Times New Roman" w:hAnsi="Palatino Linotype" w:cs="Times New Roman"/>
          <w:sz w:val="18"/>
          <w:szCs w:val="18"/>
        </w:rPr>
        <w:t>Toshev</w:t>
      </w:r>
      <w:proofErr w:type="spellEnd"/>
      <w:r w:rsidRPr="00156088">
        <w:rPr>
          <w:rFonts w:ascii="Palatino Linotype" w:eastAsia="Times New Roman" w:hAnsi="Palatino Linotype" w:cs="Times New Roman"/>
          <w:sz w:val="18"/>
          <w:szCs w:val="18"/>
        </w:rPr>
        <w:t xml:space="preserve">, A.; </w:t>
      </w:r>
      <w:proofErr w:type="spellStart"/>
      <w:r w:rsidRPr="00156088">
        <w:rPr>
          <w:rFonts w:ascii="Palatino Linotype" w:eastAsia="Times New Roman" w:hAnsi="Palatino Linotype" w:cs="Times New Roman"/>
          <w:sz w:val="18"/>
          <w:szCs w:val="18"/>
        </w:rPr>
        <w:t>Erhan</w:t>
      </w:r>
      <w:proofErr w:type="spellEnd"/>
      <w:r w:rsidRPr="00156088">
        <w:rPr>
          <w:rFonts w:ascii="Palatino Linotype" w:eastAsia="Times New Roman" w:hAnsi="Palatino Linotype" w:cs="Times New Roman"/>
          <w:sz w:val="18"/>
          <w:szCs w:val="18"/>
        </w:rPr>
        <w:t xml:space="preserve">, D. Deep neural networks for object detection. In </w:t>
      </w:r>
      <w:r w:rsidRPr="00156088">
        <w:rPr>
          <w:rFonts w:ascii="Palatino Linotype" w:eastAsia="Times New Roman" w:hAnsi="Palatino Linotype" w:cs="Times New Roman"/>
          <w:i/>
          <w:iCs/>
          <w:sz w:val="18"/>
          <w:szCs w:val="18"/>
        </w:rPr>
        <w:t>Advances in neural information processing systems</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sz w:val="18"/>
          <w:szCs w:val="18"/>
        </w:rPr>
        <w:t>2013</w:t>
      </w:r>
      <w:r w:rsidRPr="00156088">
        <w:rPr>
          <w:rFonts w:ascii="Palatino Linotype" w:eastAsia="Times New Roman" w:hAnsi="Palatino Linotype" w:cs="Times New Roman"/>
          <w:sz w:val="18"/>
          <w:szCs w:val="18"/>
        </w:rPr>
        <w:t>; pp. 2553–2561.</w:t>
      </w:r>
    </w:p>
    <w:p w14:paraId="5B2CC039" w14:textId="77777777" w:rsidR="00156088" w:rsidRPr="00156088"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Long, J.; </w:t>
      </w:r>
      <w:proofErr w:type="spellStart"/>
      <w:r w:rsidRPr="00156088">
        <w:rPr>
          <w:rFonts w:ascii="Palatino Linotype" w:eastAsia="Times New Roman" w:hAnsi="Palatino Linotype" w:cs="Times New Roman"/>
          <w:sz w:val="18"/>
          <w:szCs w:val="18"/>
        </w:rPr>
        <w:t>Shelhamer</w:t>
      </w:r>
      <w:proofErr w:type="spellEnd"/>
      <w:r w:rsidRPr="00156088">
        <w:rPr>
          <w:rFonts w:ascii="Palatino Linotype" w:eastAsia="Times New Roman" w:hAnsi="Palatino Linotype" w:cs="Times New Roman"/>
          <w:sz w:val="18"/>
          <w:szCs w:val="18"/>
        </w:rPr>
        <w:t xml:space="preserve">, E.; Darrell, T. Fully convolutional networks for semantic segmentation. In </w:t>
      </w:r>
      <w:r w:rsidRPr="00156088">
        <w:rPr>
          <w:rFonts w:ascii="Palatino Linotype" w:eastAsia="Times New Roman" w:hAnsi="Palatino Linotype" w:cs="Times New Roman"/>
          <w:i/>
          <w:iCs/>
          <w:sz w:val="18"/>
          <w:szCs w:val="18"/>
        </w:rPr>
        <w:t>Proceedings of the IEEE conference on computer vision and pattern recognition</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sz w:val="18"/>
          <w:szCs w:val="18"/>
        </w:rPr>
        <w:t>2015</w:t>
      </w:r>
      <w:r w:rsidRPr="00156088">
        <w:rPr>
          <w:rFonts w:ascii="Palatino Linotype" w:eastAsia="Times New Roman" w:hAnsi="Palatino Linotype" w:cs="Times New Roman"/>
          <w:sz w:val="18"/>
          <w:szCs w:val="18"/>
        </w:rPr>
        <w:t>; pp. 3431–3440.</w:t>
      </w:r>
    </w:p>
    <w:p w14:paraId="5ED73434" w14:textId="77777777" w:rsidR="00156088" w:rsidRPr="000C603B"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156088">
        <w:rPr>
          <w:rFonts w:ascii="Palatino Linotype" w:eastAsia="Times New Roman" w:hAnsi="Palatino Linotype" w:cs="Times New Roman"/>
          <w:sz w:val="18"/>
          <w:szCs w:val="18"/>
        </w:rPr>
        <w:t xml:space="preserve">Kulkarni, T. D.; Whitney, W. F.; </w:t>
      </w:r>
      <w:proofErr w:type="spellStart"/>
      <w:r w:rsidRPr="00156088">
        <w:rPr>
          <w:rFonts w:ascii="Palatino Linotype" w:eastAsia="Times New Roman" w:hAnsi="Palatino Linotype" w:cs="Times New Roman"/>
          <w:sz w:val="18"/>
          <w:szCs w:val="18"/>
        </w:rPr>
        <w:t>Kohli</w:t>
      </w:r>
      <w:proofErr w:type="spellEnd"/>
      <w:r w:rsidRPr="00156088">
        <w:rPr>
          <w:rFonts w:ascii="Palatino Linotype" w:eastAsia="Times New Roman" w:hAnsi="Palatino Linotype" w:cs="Times New Roman"/>
          <w:sz w:val="18"/>
          <w:szCs w:val="18"/>
        </w:rPr>
        <w:t xml:space="preserve">, P.; </w:t>
      </w:r>
      <w:proofErr w:type="spellStart"/>
      <w:r w:rsidRPr="00156088">
        <w:rPr>
          <w:rFonts w:ascii="Palatino Linotype" w:eastAsia="Times New Roman" w:hAnsi="Palatino Linotype" w:cs="Times New Roman"/>
          <w:sz w:val="18"/>
          <w:szCs w:val="18"/>
        </w:rPr>
        <w:t>Tenenbaum</w:t>
      </w:r>
      <w:proofErr w:type="spellEnd"/>
      <w:r w:rsidRPr="00156088">
        <w:rPr>
          <w:rFonts w:ascii="Palatino Linotype" w:eastAsia="Times New Roman" w:hAnsi="Palatino Linotype" w:cs="Times New Roman"/>
          <w:sz w:val="18"/>
          <w:szCs w:val="18"/>
        </w:rPr>
        <w:t xml:space="preserve">, J. Deep convolutional inverse graphics network. In </w:t>
      </w:r>
      <w:r w:rsidRPr="00156088">
        <w:rPr>
          <w:rFonts w:ascii="Palatino Linotype" w:eastAsia="Times New Roman" w:hAnsi="Palatino Linotype" w:cs="Times New Roman"/>
          <w:i/>
          <w:iCs/>
          <w:sz w:val="18"/>
          <w:szCs w:val="18"/>
        </w:rPr>
        <w:t>Advances in Neural Information Processing Systems</w:t>
      </w:r>
      <w:r w:rsidRPr="00156088">
        <w:rPr>
          <w:rFonts w:ascii="Palatino Linotype" w:eastAsia="Times New Roman" w:hAnsi="Palatino Linotype" w:cs="Times New Roman"/>
          <w:sz w:val="18"/>
          <w:szCs w:val="18"/>
        </w:rPr>
        <w:t xml:space="preserve">; </w:t>
      </w:r>
      <w:r w:rsidRPr="00156088">
        <w:rPr>
          <w:rFonts w:ascii="Palatino Linotype" w:eastAsia="Times New Roman" w:hAnsi="Palatino Linotype" w:cs="Times New Roman"/>
          <w:b/>
          <w:sz w:val="18"/>
          <w:szCs w:val="18"/>
        </w:rPr>
        <w:t>2015</w:t>
      </w:r>
      <w:r w:rsidRPr="00156088">
        <w:rPr>
          <w:rFonts w:ascii="Palatino Linotype" w:eastAsia="Times New Roman" w:hAnsi="Palatino Linotype" w:cs="Times New Roman"/>
          <w:sz w:val="18"/>
          <w:szCs w:val="18"/>
        </w:rPr>
        <w:t>; pp.</w:t>
      </w:r>
      <w:r w:rsidRPr="000C603B">
        <w:rPr>
          <w:rFonts w:ascii="Palatino Linotype" w:eastAsia="Times New Roman" w:hAnsi="Palatino Linotype" w:cs="Times New Roman"/>
          <w:sz w:val="18"/>
          <w:szCs w:val="18"/>
        </w:rPr>
        <w:t xml:space="preserve"> 2539–2547.</w:t>
      </w:r>
    </w:p>
    <w:p w14:paraId="00FAA582" w14:textId="77777777" w:rsidR="00156088" w:rsidRPr="000C603B" w:rsidRDefault="00156088" w:rsidP="00156088">
      <w:pPr>
        <w:pStyle w:val="ListParagraph"/>
        <w:numPr>
          <w:ilvl w:val="0"/>
          <w:numId w:val="12"/>
        </w:numPr>
        <w:suppressLineNumbers/>
        <w:spacing w:before="100" w:beforeAutospacing="1" w:after="160" w:line="259" w:lineRule="auto"/>
        <w:ind w:left="270" w:firstLineChars="0"/>
        <w:contextualSpacing/>
        <w:rPr>
          <w:rFonts w:ascii="Palatino Linotype" w:eastAsia="Times New Roman" w:hAnsi="Palatino Linotype" w:cs="Times New Roman"/>
          <w:sz w:val="18"/>
          <w:szCs w:val="18"/>
        </w:rPr>
      </w:pPr>
      <w:r w:rsidRPr="000C603B">
        <w:rPr>
          <w:rFonts w:ascii="Palatino Linotype" w:eastAsia="Times New Roman" w:hAnsi="Palatino Linotype" w:cs="Times New Roman"/>
          <w:sz w:val="18"/>
          <w:szCs w:val="18"/>
        </w:rPr>
        <w:t xml:space="preserve">Yan, X.; Yang, J.; </w:t>
      </w:r>
      <w:proofErr w:type="spellStart"/>
      <w:r w:rsidRPr="000C603B">
        <w:rPr>
          <w:rFonts w:ascii="Palatino Linotype" w:eastAsia="Times New Roman" w:hAnsi="Palatino Linotype" w:cs="Times New Roman"/>
          <w:sz w:val="18"/>
          <w:szCs w:val="18"/>
        </w:rPr>
        <w:t>Sohn</w:t>
      </w:r>
      <w:proofErr w:type="spellEnd"/>
      <w:r w:rsidRPr="000C603B">
        <w:rPr>
          <w:rFonts w:ascii="Palatino Linotype" w:eastAsia="Times New Roman" w:hAnsi="Palatino Linotype" w:cs="Times New Roman"/>
          <w:sz w:val="18"/>
          <w:szCs w:val="18"/>
        </w:rPr>
        <w:t xml:space="preserve">, K.; Lee, H. Attribute2image: Conditional image generation from visual attributes. In </w:t>
      </w:r>
      <w:r w:rsidRPr="000C603B">
        <w:rPr>
          <w:rFonts w:ascii="Palatino Linotype" w:eastAsia="Times New Roman" w:hAnsi="Palatino Linotype" w:cs="Times New Roman"/>
          <w:i/>
          <w:iCs/>
          <w:sz w:val="18"/>
          <w:szCs w:val="18"/>
        </w:rPr>
        <w:t>European Conference on Computer Vision</w:t>
      </w:r>
      <w:r w:rsidRPr="000C603B">
        <w:rPr>
          <w:rFonts w:ascii="Palatino Linotype" w:eastAsia="Times New Roman" w:hAnsi="Palatino Linotype" w:cs="Times New Roman"/>
          <w:sz w:val="18"/>
          <w:szCs w:val="18"/>
        </w:rPr>
        <w:t xml:space="preserve">; Springer, </w:t>
      </w:r>
      <w:r w:rsidRPr="000C603B">
        <w:rPr>
          <w:rFonts w:ascii="Palatino Linotype" w:eastAsia="Times New Roman" w:hAnsi="Palatino Linotype" w:cs="Times New Roman"/>
          <w:b/>
          <w:sz w:val="18"/>
          <w:szCs w:val="18"/>
        </w:rPr>
        <w:t>2016</w:t>
      </w:r>
      <w:r w:rsidRPr="000C603B">
        <w:rPr>
          <w:rFonts w:ascii="Palatino Linotype" w:eastAsia="Times New Roman" w:hAnsi="Palatino Linotype" w:cs="Times New Roman"/>
          <w:sz w:val="18"/>
          <w:szCs w:val="18"/>
        </w:rPr>
        <w:t>; pp. 776–791.</w:t>
      </w:r>
    </w:p>
    <w:p w14:paraId="08091FF5" w14:textId="77777777" w:rsidR="00A01504" w:rsidRPr="00D444C4" w:rsidRDefault="00974AFA" w:rsidP="00ED22A6">
      <w:pPr>
        <w:adjustRightInd w:val="0"/>
        <w:snapToGrid w:val="0"/>
        <w:spacing w:before="240" w:line="260" w:lineRule="atLeast"/>
        <w:rPr>
          <w:rFonts w:ascii="Palatino Linotype" w:eastAsiaTheme="minorEastAsia" w:hAnsi="Palatino Linotype"/>
          <w:sz w:val="18"/>
        </w:rPr>
      </w:pPr>
      <w:r w:rsidRPr="00706F48">
        <w:rPr>
          <w:rFonts w:ascii="Palatino Linotype" w:hAnsi="Palatino Linotype"/>
          <w:noProof/>
          <w:snapToGrid w:val="0"/>
          <w:sz w:val="18"/>
          <w:szCs w:val="18"/>
        </w:rPr>
        <w:drawing>
          <wp:anchor distT="0" distB="0" distL="114300" distR="114300" simplePos="0" relativeHeight="251659264" behindDoc="1" locked="0" layoutInCell="1" allowOverlap="1" wp14:anchorId="7AD9A024" wp14:editId="09E17CE4">
            <wp:simplePos x="0" y="0"/>
            <wp:positionH relativeFrom="margin">
              <wp:align>left</wp:align>
            </wp:positionH>
            <wp:positionV relativeFrom="paragraph">
              <wp:posOffset>206187</wp:posOffset>
            </wp:positionV>
            <wp:extent cx="1000800" cy="360000"/>
            <wp:effectExtent l="0" t="0" r="0" b="2540"/>
            <wp:wrapTight wrapText="bothSides">
              <wp:wrapPolygon edited="0">
                <wp:start x="0" y="0"/>
                <wp:lineTo x="0" y="20608"/>
                <wp:lineTo x="20970" y="20608"/>
                <wp:lineTo x="20970" y="0"/>
                <wp:lineTo x="0" y="0"/>
              </wp:wrapPolygon>
            </wp:wrapTight>
            <wp:docPr id="4"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layout\new template June 2014\figures\CC-BY logo original v1.wmf"/>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530" r="1488"/>
                    <a:stretch/>
                  </pic:blipFill>
                  <pic:spPr bwMode="auto">
                    <a:xfrm>
                      <a:off x="0" y="0"/>
                      <a:ext cx="1000800" cy="360000"/>
                    </a:xfrm>
                    <a:prstGeom prst="rect">
                      <a:avLst/>
                    </a:prstGeom>
                    <a:noFill/>
                    <a:ln>
                      <a:noFill/>
                    </a:ln>
                    <a:extLst>
                      <a:ext uri="{53640926-AAD7-44D8-BBD7-CCE9431645EC}">
                        <a14:shadowObscured xmlns:a14="http://schemas.microsoft.com/office/drawing/2010/main"/>
                      </a:ext>
                    </a:extLst>
                  </pic:spPr>
                </pic:pic>
              </a:graphicData>
            </a:graphic>
          </wp:anchor>
        </w:drawing>
      </w:r>
      <w:r w:rsidRPr="00706F48">
        <w:rPr>
          <w:rFonts w:ascii="Palatino Linotype" w:hAnsi="Palatino Linotype"/>
          <w:snapToGrid w:val="0"/>
          <w:sz w:val="18"/>
          <w:szCs w:val="18"/>
          <w:lang w:bidi="en-US"/>
        </w:rPr>
        <w:t xml:space="preserve">© </w:t>
      </w:r>
      <w:r w:rsidR="00086C85">
        <w:rPr>
          <w:rFonts w:ascii="Palatino Linotype" w:hAnsi="Palatino Linotype"/>
          <w:snapToGrid w:val="0"/>
          <w:sz w:val="18"/>
          <w:szCs w:val="18"/>
          <w:lang w:bidi="en-US"/>
        </w:rPr>
        <w:t>2018 by the authors. Submitted for possible open</w:t>
      </w:r>
      <w:r w:rsidRPr="00706F48">
        <w:rPr>
          <w:rFonts w:ascii="Palatino Linotype" w:hAnsi="Palatino Linotype"/>
          <w:snapToGrid w:val="0"/>
          <w:sz w:val="18"/>
          <w:szCs w:val="18"/>
          <w:lang w:bidi="en-US"/>
        </w:rPr>
        <w:t xml:space="preserve"> access publication under the </w:t>
      </w:r>
      <w:r w:rsidRPr="00706F48">
        <w:rPr>
          <w:rFonts w:ascii="Palatino Linotype" w:hAnsi="Palatino Linotype"/>
          <w:snapToGrid w:val="0"/>
          <w:sz w:val="18"/>
          <w:szCs w:val="18"/>
          <w:lang w:bidi="en-US"/>
        </w:rPr>
        <w:br/>
        <w:t>terms and conditions of the Creative Commons Attribution (</w:t>
      </w:r>
      <w:r w:rsidR="003B5E8D">
        <w:rPr>
          <w:rFonts w:ascii="Palatino Linotype" w:hAnsi="Palatino Linotype"/>
          <w:snapToGrid w:val="0"/>
          <w:sz w:val="18"/>
          <w:szCs w:val="18"/>
          <w:lang w:bidi="en-US"/>
        </w:rPr>
        <w:t>CC BY</w:t>
      </w:r>
      <w:r w:rsidRPr="00706F48">
        <w:rPr>
          <w:rFonts w:ascii="Palatino Linotype" w:hAnsi="Palatino Linotype"/>
          <w:snapToGrid w:val="0"/>
          <w:sz w:val="18"/>
          <w:szCs w:val="18"/>
          <w:lang w:bidi="en-US"/>
        </w:rPr>
        <w:t>) license (http://creativecommons.org/licenses/by/4.0/).</w:t>
      </w:r>
      <w:bookmarkEnd w:id="410"/>
    </w:p>
    <w:sectPr w:rsidR="00A01504" w:rsidRPr="00D444C4" w:rsidSect="00BA2DE7">
      <w:headerReference w:type="even" r:id="rId12"/>
      <w:headerReference w:type="default" r:id="rId13"/>
      <w:footerReference w:type="even" r:id="rId14"/>
      <w:footerReference w:type="default" r:id="rId15"/>
      <w:headerReference w:type="first" r:id="rId16"/>
      <w:footerReference w:type="first" r:id="rId17"/>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AB39A7" w14:textId="77777777" w:rsidR="002E6BEA" w:rsidRDefault="002E6BEA" w:rsidP="00C1340D">
      <w:r>
        <w:separator/>
      </w:r>
    </w:p>
  </w:endnote>
  <w:endnote w:type="continuationSeparator" w:id="0">
    <w:p w14:paraId="72C4AF22" w14:textId="77777777" w:rsidR="002E6BEA" w:rsidRDefault="002E6BEA"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Minion Pro">
    <w:altName w:val="Times New Roman"/>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E6E85" w14:textId="77777777" w:rsidR="0008070C" w:rsidRDefault="000807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5B0D9" w14:textId="77777777" w:rsidR="0008070C" w:rsidRPr="009409DB" w:rsidRDefault="0008070C" w:rsidP="009409DB">
    <w:pPr>
      <w:pStyle w:val="Footer"/>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i/>
      </w:rPr>
      <w:id w:val="1717389558"/>
      <w:docPartObj>
        <w:docPartGallery w:val="Page Numbers (Top of Page)"/>
        <w:docPartUnique/>
      </w:docPartObj>
    </w:sdtPr>
    <w:sdtEndPr>
      <w:rPr>
        <w:i w:val="0"/>
      </w:rPr>
    </w:sdtEndPr>
    <w:sdtContent>
      <w:p w14:paraId="66E1894F" w14:textId="77777777" w:rsidR="0008070C" w:rsidRPr="008B308E" w:rsidRDefault="0008070C" w:rsidP="00703E56">
        <w:pPr>
          <w:pStyle w:val="MDPIfooterfirstpage"/>
          <w:spacing w:line="240" w:lineRule="auto"/>
          <w:jc w:val="both"/>
          <w:rPr>
            <w:lang w:val="fr-CH"/>
          </w:rPr>
        </w:pPr>
        <w:proofErr w:type="spellStart"/>
        <w:r w:rsidRPr="001A6ACD">
          <w:rPr>
            <w:i/>
            <w:szCs w:val="16"/>
            <w:lang w:val="fr-CH"/>
          </w:rPr>
          <w:t>Remote</w:t>
        </w:r>
        <w:proofErr w:type="spellEnd"/>
        <w:r w:rsidRPr="001A6ACD">
          <w:rPr>
            <w:i/>
            <w:szCs w:val="16"/>
            <w:lang w:val="fr-CH"/>
          </w:rPr>
          <w:t xml:space="preserve"> Sens.</w:t>
        </w:r>
        <w:r w:rsidRPr="001A6ACD">
          <w:rPr>
            <w:szCs w:val="16"/>
            <w:lang w:val="fr-CH"/>
          </w:rPr>
          <w:t xml:space="preserve"> </w:t>
        </w:r>
        <w:r>
          <w:rPr>
            <w:b/>
            <w:szCs w:val="16"/>
            <w:lang w:val="fr-CH"/>
          </w:rPr>
          <w:t>2018</w:t>
        </w:r>
        <w:r w:rsidRPr="001A6ACD">
          <w:rPr>
            <w:szCs w:val="16"/>
            <w:lang w:val="fr-CH"/>
          </w:rPr>
          <w:t xml:space="preserve">, </w:t>
        </w:r>
        <w:r>
          <w:rPr>
            <w:rFonts w:eastAsia="SimSun"/>
            <w:i/>
            <w:szCs w:val="16"/>
            <w:lang w:val="fr-CH" w:eastAsia="zh-CN"/>
          </w:rPr>
          <w:t>10</w:t>
        </w:r>
        <w:r w:rsidRPr="001A6ACD">
          <w:rPr>
            <w:szCs w:val="16"/>
            <w:lang w:val="fr-CH"/>
          </w:rPr>
          <w:t>,</w:t>
        </w:r>
        <w:r w:rsidRPr="00FB75B2">
          <w:rPr>
            <w:iCs/>
            <w:szCs w:val="16"/>
          </w:rPr>
          <w:t xml:space="preserve"> </w:t>
        </w:r>
        <w:r>
          <w:rPr>
            <w:lang w:val="fr-CH"/>
          </w:rPr>
          <w:t>x</w:t>
        </w:r>
        <w:r w:rsidRPr="008B308E">
          <w:rPr>
            <w:lang w:val="fr-CH"/>
          </w:rPr>
          <w:t xml:space="preserve">; </w:t>
        </w:r>
        <w:proofErr w:type="spellStart"/>
        <w:r w:rsidRPr="008B308E">
          <w:rPr>
            <w:lang w:val="fr-CH"/>
          </w:rPr>
          <w:t>doi</w:t>
        </w:r>
        <w:proofErr w:type="spellEnd"/>
        <w:r w:rsidRPr="008B308E">
          <w:rPr>
            <w:lang w:val="fr-CH"/>
          </w:rPr>
          <w:t>:</w:t>
        </w:r>
        <w:r w:rsidRPr="005F2DE1">
          <w:rPr>
            <w:szCs w:val="16"/>
            <w:lang w:val="en-GB"/>
          </w:rPr>
          <w:t xml:space="preserve"> </w:t>
        </w:r>
        <w:r>
          <w:rPr>
            <w:szCs w:val="16"/>
            <w:lang w:val="en-GB"/>
          </w:rPr>
          <w:t xml:space="preserve">FOR PEER REVIEW </w:t>
        </w:r>
        <w:r w:rsidRPr="008B308E">
          <w:rPr>
            <w:lang w:val="fr-CH"/>
          </w:rPr>
          <w:tab/>
          <w:t>www.mdpi.com/journal/</w:t>
        </w:r>
        <w:proofErr w:type="spellStart"/>
        <w:r w:rsidRPr="00BC5ABD">
          <w:t>remotesensing</w:t>
        </w:r>
        <w:proofErr w:type="spellEnd"/>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C39466" w14:textId="77777777" w:rsidR="002E6BEA" w:rsidRDefault="002E6BEA" w:rsidP="00C1340D">
      <w:r>
        <w:separator/>
      </w:r>
    </w:p>
  </w:footnote>
  <w:footnote w:type="continuationSeparator" w:id="0">
    <w:p w14:paraId="7120D003" w14:textId="77777777" w:rsidR="002E6BEA" w:rsidRDefault="002E6BEA" w:rsidP="00C134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C64B4" w14:textId="77777777" w:rsidR="0008070C" w:rsidRDefault="0008070C" w:rsidP="00225F3F">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906F8" w14:textId="77777777" w:rsidR="0008070C" w:rsidRPr="00BA2DE7" w:rsidRDefault="0008070C" w:rsidP="00BA2DE7">
    <w:pPr>
      <w:adjustRightInd w:val="0"/>
      <w:snapToGrid w:val="0"/>
      <w:spacing w:after="240"/>
      <w:rPr>
        <w:rFonts w:ascii="Palatino Linotype" w:hAnsi="Palatino Linotype"/>
        <w:sz w:val="16"/>
      </w:rPr>
    </w:pPr>
    <w:r>
      <w:rPr>
        <w:rFonts w:ascii="Palatino Linotype" w:hAnsi="Palatino Linotype"/>
        <w:i/>
        <w:sz w:val="16"/>
      </w:rPr>
      <w:t xml:space="preserve">Remote Sens. </w:t>
    </w:r>
    <w:r>
      <w:rPr>
        <w:rFonts w:ascii="Palatino Linotype" w:hAnsi="Palatino Linotype"/>
        <w:b/>
        <w:sz w:val="16"/>
      </w:rPr>
      <w:t>2018</w:t>
    </w:r>
    <w:r>
      <w:rPr>
        <w:rFonts w:ascii="Palatino Linotype" w:hAnsi="Palatino Linotype"/>
        <w:sz w:val="16"/>
      </w:rPr>
      <w:t xml:space="preserve">, </w:t>
    </w:r>
    <w:r>
      <w:rPr>
        <w:rFonts w:ascii="Palatino Linotype" w:hAnsi="Palatino Linotype"/>
        <w:i/>
        <w:sz w:val="16"/>
      </w:rPr>
      <w:t>10</w:t>
    </w:r>
    <w:r>
      <w:rPr>
        <w:rFonts w:ascii="Palatino Linotype" w:hAnsi="Palatino Linotype"/>
        <w:sz w:val="16"/>
      </w:rPr>
      <w:t xml:space="preserve">, x FOR PEER REVIEW </w:t>
    </w:r>
    <w:r>
      <w:rPr>
        <w:rFonts w:ascii="Palatino Linotype" w:hAnsi="Palatino Linotype"/>
        <w:sz w:val="16"/>
      </w:rPr>
      <w:ptab w:relativeTo="margin" w:alignment="right" w:leader="none"/>
    </w:r>
    <w:r>
      <w:rPr>
        <w:rFonts w:ascii="Palatino Linotype" w:hAnsi="Palatino Linotype"/>
        <w:sz w:val="16"/>
      </w:rPr>
      <w:fldChar w:fldCharType="begin"/>
    </w:r>
    <w:r>
      <w:rPr>
        <w:rFonts w:ascii="Palatino Linotype" w:hAnsi="Palatino Linotype"/>
        <w:sz w:val="16"/>
      </w:rPr>
      <w:instrText xml:space="preserve"> PAGE  </w:instrText>
    </w:r>
    <w:r>
      <w:rPr>
        <w:rFonts w:ascii="Palatino Linotype" w:hAnsi="Palatino Linotype"/>
        <w:sz w:val="16"/>
      </w:rPr>
      <w:fldChar w:fldCharType="separate"/>
    </w:r>
    <w:r w:rsidR="0024309A">
      <w:rPr>
        <w:rFonts w:ascii="Palatino Linotype" w:hAnsi="Palatino Linotype"/>
        <w:noProof/>
        <w:sz w:val="16"/>
      </w:rPr>
      <w:t>11</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w:instrText>
    </w:r>
    <w:r>
      <w:rPr>
        <w:rFonts w:ascii="Palatino Linotype" w:hAnsi="Palatino Linotype"/>
        <w:sz w:val="16"/>
      </w:rPr>
      <w:fldChar w:fldCharType="separate"/>
    </w:r>
    <w:r w:rsidR="0024309A">
      <w:rPr>
        <w:rFonts w:ascii="Palatino Linotype" w:hAnsi="Palatino Linotype"/>
        <w:noProof/>
        <w:sz w:val="16"/>
      </w:rPr>
      <w:t>19</w:t>
    </w:r>
    <w:r>
      <w:rPr>
        <w:rFonts w:ascii="Palatino Linotype" w:hAnsi="Palatino Linotype"/>
        <w:sz w:val="16"/>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9A89C" w14:textId="77777777" w:rsidR="0008070C" w:rsidRDefault="0008070C" w:rsidP="008810B3">
    <w:pPr>
      <w:pStyle w:val="MDPIheaderjournallogo"/>
    </w:pPr>
    <w:r>
      <w:rPr>
        <w:i w:val="0"/>
        <w:noProof/>
        <w:szCs w:val="16"/>
        <w:lang w:eastAsia="en-US"/>
      </w:rPr>
      <mc:AlternateContent>
        <mc:Choice Requires="wps">
          <w:drawing>
            <wp:anchor distT="45720" distB="45720" distL="114300" distR="114300" simplePos="0" relativeHeight="251657728" behindDoc="1" locked="0" layoutInCell="1" allowOverlap="1" wp14:anchorId="718D3160" wp14:editId="50AC2403">
              <wp:simplePos x="0" y="0"/>
              <wp:positionH relativeFrom="rightMargin">
                <wp:posOffset>-558165</wp:posOffset>
              </wp:positionH>
              <wp:positionV relativeFrom="paragraph">
                <wp:posOffset>0</wp:posOffset>
              </wp:positionV>
              <wp:extent cx="571500"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709295"/>
                      </a:xfrm>
                      <a:prstGeom prst="rect">
                        <a:avLst/>
                      </a:prstGeom>
                      <a:solidFill>
                        <a:srgbClr val="FFFFFF"/>
                      </a:solidFill>
                      <a:ln w="9525">
                        <a:noFill/>
                        <a:miter lim="800000"/>
                        <a:headEnd/>
                        <a:tailEnd/>
                      </a:ln>
                    </wps:spPr>
                    <wps:txbx>
                      <w:txbxContent>
                        <w:p w14:paraId="49242F47" w14:textId="77777777" w:rsidR="0008070C" w:rsidRDefault="0008070C" w:rsidP="00375382">
                          <w:pPr>
                            <w:pStyle w:val="MDPIheaderjournallogo"/>
                            <w:jc w:val="center"/>
                            <w:textboxTightWrap w:val="allLines"/>
                            <w:rPr>
                              <w:i w:val="0"/>
                              <w:szCs w:val="16"/>
                            </w:rPr>
                          </w:pPr>
                          <w:r w:rsidRPr="002E6808">
                            <w:rPr>
                              <w:i w:val="0"/>
                              <w:noProof/>
                              <w:szCs w:val="16"/>
                              <w:lang w:eastAsia="en-US"/>
                            </w:rPr>
                            <w:drawing>
                              <wp:inline distT="0" distB="0" distL="0" distR="0" wp14:anchorId="0D70478E" wp14:editId="2775B97A">
                                <wp:extent cx="546216" cy="360000"/>
                                <wp:effectExtent l="19050" t="0" r="6234" b="0"/>
                                <wp:docPr id="3"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8D3160" id="_x0000_t202" coordsize="21600,21600" o:spt="202" path="m,l,21600r21600,l21600,xe">
              <v:stroke joinstyle="miter"/>
              <v:path gradientshapeok="t" o:connecttype="rect"/>
            </v:shapetype>
            <v:shape id="Text Box 2" o:spid="_x0000_s1026" type="#_x0000_t202" style="position:absolute;margin-left:-43.95pt;margin-top:0;width:45pt;height:55.85pt;z-index:-251658752;visibility:visible;mso-wrap-style:non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" stroked="f">
              <v:textbox inset="0,0,0,0">
                <w:txbxContent>
                  <w:p w14:paraId="49242F47" w14:textId="77777777" w:rsidR="0008070C" w:rsidRDefault="0008070C" w:rsidP="00375382">
                    <w:pPr>
                      <w:pStyle w:val="MDPIheaderjournallogo"/>
                      <w:jc w:val="center"/>
                      <w:textboxTightWrap w:val="allLines"/>
                      <w:rPr>
                        <w:i w:val="0"/>
                        <w:szCs w:val="16"/>
                      </w:rPr>
                    </w:pPr>
                    <w:r w:rsidRPr="002E6808">
                      <w:rPr>
                        <w:i w:val="0"/>
                        <w:noProof/>
                        <w:szCs w:val="16"/>
                        <w:lang w:eastAsia="en-US"/>
                      </w:rPr>
                      <w:drawing>
                        <wp:inline distT="0" distB="0" distL="0" distR="0" wp14:anchorId="0D70478E" wp14:editId="2775B97A">
                          <wp:extent cx="546216" cy="360000"/>
                          <wp:effectExtent l="19050" t="0" r="6234" b="0"/>
                          <wp:docPr id="3"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v:textbox>
              <w10:wrap anchorx="margin"/>
            </v:shape>
          </w:pict>
        </mc:Fallback>
      </mc:AlternateContent>
    </w:r>
    <w:r>
      <w:rPr>
        <w:noProof/>
        <w:lang w:eastAsia="en-US"/>
      </w:rPr>
      <w:drawing>
        <wp:inline distT="0" distB="0" distL="0" distR="0" wp14:anchorId="76EE75E8" wp14:editId="352E37EC">
          <wp:extent cx="2286000" cy="429895"/>
          <wp:effectExtent l="0" t="0" r="0" b="8255"/>
          <wp:docPr id="6" name="Picture 6" descr="C:\Users\home\AppData\Local\Temp\HZ$D.661.3546\remotesensi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AppData\Local\Temp\HZ$D.661.3546\remotesensing-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86000" cy="42989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76D43"/>
    <w:multiLevelType w:val="hybridMultilevel"/>
    <w:tmpl w:val="D5CC96A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42E6850"/>
    <w:multiLevelType w:val="hybridMultilevel"/>
    <w:tmpl w:val="27D45F14"/>
    <w:lvl w:ilvl="0" w:tplc="FBFCA426">
      <w:start w:val="1"/>
      <w:numFmt w:val="decimal"/>
      <w:lvlText w:val="%1."/>
      <w:lvlJc w:val="left"/>
      <w:pPr>
        <w:ind w:left="630" w:hanging="360"/>
      </w:pPr>
      <w:rPr>
        <w:rFonts w:ascii="Palatino Linotype" w:hAnsi="Palatino Linotype"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05051C"/>
    <w:multiLevelType w:val="multilevel"/>
    <w:tmpl w:val="2F5C49F2"/>
    <w:lvl w:ilvl="0">
      <w:start w:val="1"/>
      <w:numFmt w:val="decimal"/>
      <w:pStyle w:val="MDPI37itemize"/>
      <w:lvlText w:val="%1."/>
      <w:lvlJc w:val="left"/>
      <w:pPr>
        <w:ind w:left="1429" w:hanging="360"/>
      </w:pPr>
    </w:lvl>
    <w:lvl w:ilvl="1">
      <w:start w:val="2"/>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149" w:hanging="108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509" w:hanging="1440"/>
      </w:pPr>
      <w:rPr>
        <w:rFonts w:hint="default"/>
      </w:rPr>
    </w:lvl>
  </w:abstractNum>
  <w:abstractNum w:abstractNumId="4" w15:restartNumberingAfterBreak="0">
    <w:nsid w:val="348A5DD8"/>
    <w:multiLevelType w:val="hybridMultilevel"/>
    <w:tmpl w:val="C94E5F1A"/>
    <w:lvl w:ilvl="0" w:tplc="04090001">
      <w:start w:val="1"/>
      <w:numFmt w:val="bullet"/>
      <w:lvlText w:val=""/>
      <w:lvlJc w:val="left"/>
      <w:pPr>
        <w:ind w:left="720" w:hanging="360"/>
      </w:pPr>
      <w:rPr>
        <w:rFonts w:ascii="Symbol" w:hAnsi="Symbol" w:hint="default"/>
      </w:rPr>
    </w:lvl>
    <w:lvl w:ilvl="1" w:tplc="DB34040A">
      <w:numFmt w:val="bullet"/>
      <w:lvlText w:val="-"/>
      <w:lvlJc w:val="left"/>
      <w:pPr>
        <w:ind w:left="1440" w:hanging="360"/>
      </w:pPr>
      <w:rPr>
        <w:rFonts w:ascii="Palatino Linotype" w:eastAsiaTheme="minorHAnsi" w:hAnsi="Palatino Linotype"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9A6535"/>
    <w:multiLevelType w:val="hybridMultilevel"/>
    <w:tmpl w:val="3CB68362"/>
    <w:lvl w:ilvl="0" w:tplc="B2367048">
      <w:start w:val="1"/>
      <w:numFmt w:val="bullet"/>
      <w:pStyle w:val="MDPI38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6" w15:restartNumberingAfterBreak="0">
    <w:nsid w:val="430B505B"/>
    <w:multiLevelType w:val="hybridMultilevel"/>
    <w:tmpl w:val="480C6970"/>
    <w:lvl w:ilvl="0" w:tplc="3BA0C004">
      <w:start w:val="1"/>
      <w:numFmt w:val="decimal"/>
      <w:pStyle w:val="Mdeck8references"/>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7982EB3"/>
    <w:multiLevelType w:val="hybridMultilevel"/>
    <w:tmpl w:val="ACE4459E"/>
    <w:lvl w:ilvl="0" w:tplc="ADF040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F66C82"/>
    <w:multiLevelType w:val="hybridMultilevel"/>
    <w:tmpl w:val="C2EC580C"/>
    <w:lvl w:ilvl="0" w:tplc="773A8AC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3C370A"/>
    <w:multiLevelType w:val="hybridMultilevel"/>
    <w:tmpl w:val="2902800E"/>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10" w15:restartNumberingAfterBreak="0">
    <w:nsid w:val="6DB20A64"/>
    <w:multiLevelType w:val="hybridMultilevel"/>
    <w:tmpl w:val="FFFAAC44"/>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3"/>
  </w:num>
  <w:num w:numId="2">
    <w:abstractNumId w:val="5"/>
  </w:num>
  <w:num w:numId="3">
    <w:abstractNumId w:val="2"/>
  </w:num>
  <w:num w:numId="4">
    <w:abstractNumId w:val="9"/>
  </w:num>
  <w:num w:numId="5">
    <w:abstractNumId w:val="10"/>
  </w:num>
  <w:num w:numId="6">
    <w:abstractNumId w:val="6"/>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0"/>
  </w:num>
  <w:num w:numId="10">
    <w:abstractNumId w:val="8"/>
  </w:num>
  <w:num w:numId="11">
    <w:abstractNumId w:val="7"/>
  </w:num>
  <w:num w:numId="12">
    <w:abstractNumId w:val="1"/>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ias Ayrey">
    <w15:presenceInfo w15:providerId="None" w15:userId="Elias Ayr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4D8C"/>
    <w:rsid w:val="00000637"/>
    <w:rsid w:val="000006F8"/>
    <w:rsid w:val="00003E71"/>
    <w:rsid w:val="000046B6"/>
    <w:rsid w:val="00004BA7"/>
    <w:rsid w:val="00005FC2"/>
    <w:rsid w:val="000103EF"/>
    <w:rsid w:val="00011BC3"/>
    <w:rsid w:val="0001283B"/>
    <w:rsid w:val="00017AAC"/>
    <w:rsid w:val="0002090C"/>
    <w:rsid w:val="00021AA3"/>
    <w:rsid w:val="00024621"/>
    <w:rsid w:val="0002467B"/>
    <w:rsid w:val="00025A91"/>
    <w:rsid w:val="00025C56"/>
    <w:rsid w:val="00030C4F"/>
    <w:rsid w:val="000319B8"/>
    <w:rsid w:val="000322AE"/>
    <w:rsid w:val="0003351A"/>
    <w:rsid w:val="00034840"/>
    <w:rsid w:val="00034BF8"/>
    <w:rsid w:val="000361F7"/>
    <w:rsid w:val="00037F00"/>
    <w:rsid w:val="00041A10"/>
    <w:rsid w:val="0004245C"/>
    <w:rsid w:val="00042C12"/>
    <w:rsid w:val="000439F3"/>
    <w:rsid w:val="00043F91"/>
    <w:rsid w:val="00044417"/>
    <w:rsid w:val="0004473F"/>
    <w:rsid w:val="000453DA"/>
    <w:rsid w:val="00045898"/>
    <w:rsid w:val="00050716"/>
    <w:rsid w:val="00050C65"/>
    <w:rsid w:val="000520E3"/>
    <w:rsid w:val="000551E0"/>
    <w:rsid w:val="000562B9"/>
    <w:rsid w:val="00056C20"/>
    <w:rsid w:val="00056DBB"/>
    <w:rsid w:val="000578BD"/>
    <w:rsid w:val="000602E4"/>
    <w:rsid w:val="000605CD"/>
    <w:rsid w:val="00060B7D"/>
    <w:rsid w:val="00063694"/>
    <w:rsid w:val="00063A6A"/>
    <w:rsid w:val="0006467F"/>
    <w:rsid w:val="00071D03"/>
    <w:rsid w:val="000729E8"/>
    <w:rsid w:val="00073BD9"/>
    <w:rsid w:val="00077A9D"/>
    <w:rsid w:val="00077E0F"/>
    <w:rsid w:val="0008070C"/>
    <w:rsid w:val="00082D78"/>
    <w:rsid w:val="000833FA"/>
    <w:rsid w:val="000848F9"/>
    <w:rsid w:val="00084D24"/>
    <w:rsid w:val="00086C85"/>
    <w:rsid w:val="00093773"/>
    <w:rsid w:val="00094176"/>
    <w:rsid w:val="00097C65"/>
    <w:rsid w:val="000A0E49"/>
    <w:rsid w:val="000A0F29"/>
    <w:rsid w:val="000A3155"/>
    <w:rsid w:val="000A411D"/>
    <w:rsid w:val="000A45A9"/>
    <w:rsid w:val="000A5FAE"/>
    <w:rsid w:val="000A765B"/>
    <w:rsid w:val="000B05D0"/>
    <w:rsid w:val="000B33F3"/>
    <w:rsid w:val="000B38AC"/>
    <w:rsid w:val="000B529D"/>
    <w:rsid w:val="000B5482"/>
    <w:rsid w:val="000B607F"/>
    <w:rsid w:val="000B7EF6"/>
    <w:rsid w:val="000C299D"/>
    <w:rsid w:val="000C4A82"/>
    <w:rsid w:val="000C4B5D"/>
    <w:rsid w:val="000C4FB6"/>
    <w:rsid w:val="000C64BD"/>
    <w:rsid w:val="000D0305"/>
    <w:rsid w:val="000D0745"/>
    <w:rsid w:val="000D0874"/>
    <w:rsid w:val="000D093A"/>
    <w:rsid w:val="000D166F"/>
    <w:rsid w:val="000D2842"/>
    <w:rsid w:val="000D2F06"/>
    <w:rsid w:val="000D5554"/>
    <w:rsid w:val="000E08FD"/>
    <w:rsid w:val="000E2597"/>
    <w:rsid w:val="000E35FE"/>
    <w:rsid w:val="000E37D1"/>
    <w:rsid w:val="000E6CB9"/>
    <w:rsid w:val="000E7A5D"/>
    <w:rsid w:val="000E7E52"/>
    <w:rsid w:val="000F0E85"/>
    <w:rsid w:val="000F0F9F"/>
    <w:rsid w:val="000F4E0E"/>
    <w:rsid w:val="000F7106"/>
    <w:rsid w:val="00100B2F"/>
    <w:rsid w:val="00100FE2"/>
    <w:rsid w:val="00103634"/>
    <w:rsid w:val="00104294"/>
    <w:rsid w:val="001064C3"/>
    <w:rsid w:val="00107CC9"/>
    <w:rsid w:val="001170CF"/>
    <w:rsid w:val="0011779E"/>
    <w:rsid w:val="0012125D"/>
    <w:rsid w:val="00124285"/>
    <w:rsid w:val="0012462F"/>
    <w:rsid w:val="00125D25"/>
    <w:rsid w:val="001268A0"/>
    <w:rsid w:val="00127B58"/>
    <w:rsid w:val="00130F88"/>
    <w:rsid w:val="00131F3D"/>
    <w:rsid w:val="001352B6"/>
    <w:rsid w:val="00135C14"/>
    <w:rsid w:val="00140A39"/>
    <w:rsid w:val="0014158B"/>
    <w:rsid w:val="00143181"/>
    <w:rsid w:val="00144660"/>
    <w:rsid w:val="00144DC5"/>
    <w:rsid w:val="00144E54"/>
    <w:rsid w:val="001455C2"/>
    <w:rsid w:val="00145832"/>
    <w:rsid w:val="00145F5A"/>
    <w:rsid w:val="00150342"/>
    <w:rsid w:val="00151E48"/>
    <w:rsid w:val="00152E25"/>
    <w:rsid w:val="00152F85"/>
    <w:rsid w:val="00155401"/>
    <w:rsid w:val="00156006"/>
    <w:rsid w:val="00156088"/>
    <w:rsid w:val="00160C50"/>
    <w:rsid w:val="00160FE6"/>
    <w:rsid w:val="0016263E"/>
    <w:rsid w:val="001632F9"/>
    <w:rsid w:val="00163372"/>
    <w:rsid w:val="00165A01"/>
    <w:rsid w:val="00165C97"/>
    <w:rsid w:val="001665A2"/>
    <w:rsid w:val="0016702D"/>
    <w:rsid w:val="0016702F"/>
    <w:rsid w:val="0017321A"/>
    <w:rsid w:val="001732A1"/>
    <w:rsid w:val="001732EE"/>
    <w:rsid w:val="001739FB"/>
    <w:rsid w:val="00173FC0"/>
    <w:rsid w:val="00175975"/>
    <w:rsid w:val="001763AE"/>
    <w:rsid w:val="00176BBA"/>
    <w:rsid w:val="00176DC5"/>
    <w:rsid w:val="00176E73"/>
    <w:rsid w:val="0017709E"/>
    <w:rsid w:val="00177A65"/>
    <w:rsid w:val="001812DE"/>
    <w:rsid w:val="00184B65"/>
    <w:rsid w:val="00184ECF"/>
    <w:rsid w:val="001854A7"/>
    <w:rsid w:val="001860DD"/>
    <w:rsid w:val="00192141"/>
    <w:rsid w:val="001929BE"/>
    <w:rsid w:val="00193EBD"/>
    <w:rsid w:val="00194DCB"/>
    <w:rsid w:val="00195944"/>
    <w:rsid w:val="001A0D5B"/>
    <w:rsid w:val="001A103B"/>
    <w:rsid w:val="001A2D5C"/>
    <w:rsid w:val="001A3926"/>
    <w:rsid w:val="001A4A0E"/>
    <w:rsid w:val="001A78B3"/>
    <w:rsid w:val="001A7D08"/>
    <w:rsid w:val="001B09F9"/>
    <w:rsid w:val="001B22D3"/>
    <w:rsid w:val="001B2E32"/>
    <w:rsid w:val="001B396D"/>
    <w:rsid w:val="001B3A0F"/>
    <w:rsid w:val="001B446E"/>
    <w:rsid w:val="001C0136"/>
    <w:rsid w:val="001C2A2E"/>
    <w:rsid w:val="001C3B86"/>
    <w:rsid w:val="001C3BC1"/>
    <w:rsid w:val="001C6374"/>
    <w:rsid w:val="001D0A2E"/>
    <w:rsid w:val="001D0BD8"/>
    <w:rsid w:val="001D1B57"/>
    <w:rsid w:val="001D4C88"/>
    <w:rsid w:val="001D4CBF"/>
    <w:rsid w:val="001D5C83"/>
    <w:rsid w:val="001D5CB0"/>
    <w:rsid w:val="001D7118"/>
    <w:rsid w:val="001D7351"/>
    <w:rsid w:val="001E0BFA"/>
    <w:rsid w:val="001E26BA"/>
    <w:rsid w:val="001E3DBC"/>
    <w:rsid w:val="001F2913"/>
    <w:rsid w:val="001F45A9"/>
    <w:rsid w:val="001F4A90"/>
    <w:rsid w:val="001F4F83"/>
    <w:rsid w:val="001F55DC"/>
    <w:rsid w:val="001F5A4A"/>
    <w:rsid w:val="0020147D"/>
    <w:rsid w:val="002021CF"/>
    <w:rsid w:val="002026F5"/>
    <w:rsid w:val="00206B4D"/>
    <w:rsid w:val="002078CE"/>
    <w:rsid w:val="00207E8C"/>
    <w:rsid w:val="0021202D"/>
    <w:rsid w:val="00214190"/>
    <w:rsid w:val="00216FA9"/>
    <w:rsid w:val="00217868"/>
    <w:rsid w:val="00220209"/>
    <w:rsid w:val="002220D5"/>
    <w:rsid w:val="00223A64"/>
    <w:rsid w:val="00225217"/>
    <w:rsid w:val="00225F3F"/>
    <w:rsid w:val="00226AB1"/>
    <w:rsid w:val="00234505"/>
    <w:rsid w:val="00235077"/>
    <w:rsid w:val="00235973"/>
    <w:rsid w:val="00236969"/>
    <w:rsid w:val="00236C0D"/>
    <w:rsid w:val="00236D35"/>
    <w:rsid w:val="00236F94"/>
    <w:rsid w:val="00237EDD"/>
    <w:rsid w:val="0024084D"/>
    <w:rsid w:val="00240C8C"/>
    <w:rsid w:val="00241C14"/>
    <w:rsid w:val="0024309A"/>
    <w:rsid w:val="002434C9"/>
    <w:rsid w:val="00246CE0"/>
    <w:rsid w:val="00251189"/>
    <w:rsid w:val="0025127B"/>
    <w:rsid w:val="002517C6"/>
    <w:rsid w:val="00251811"/>
    <w:rsid w:val="0025232D"/>
    <w:rsid w:val="00252515"/>
    <w:rsid w:val="0025259B"/>
    <w:rsid w:val="00252BD9"/>
    <w:rsid w:val="00253193"/>
    <w:rsid w:val="00255B5C"/>
    <w:rsid w:val="00257403"/>
    <w:rsid w:val="0025777F"/>
    <w:rsid w:val="00261B77"/>
    <w:rsid w:val="00263890"/>
    <w:rsid w:val="0026479E"/>
    <w:rsid w:val="002665A2"/>
    <w:rsid w:val="00266A09"/>
    <w:rsid w:val="002717C3"/>
    <w:rsid w:val="00271978"/>
    <w:rsid w:val="00272574"/>
    <w:rsid w:val="00273440"/>
    <w:rsid w:val="00273C03"/>
    <w:rsid w:val="0027513B"/>
    <w:rsid w:val="0027593D"/>
    <w:rsid w:val="00275F7E"/>
    <w:rsid w:val="00276B71"/>
    <w:rsid w:val="00276EF1"/>
    <w:rsid w:val="0027713B"/>
    <w:rsid w:val="002813F6"/>
    <w:rsid w:val="0028335A"/>
    <w:rsid w:val="00285954"/>
    <w:rsid w:val="00285A67"/>
    <w:rsid w:val="0028727D"/>
    <w:rsid w:val="00287A3E"/>
    <w:rsid w:val="002915B6"/>
    <w:rsid w:val="00291B5A"/>
    <w:rsid w:val="0029287A"/>
    <w:rsid w:val="00294C2F"/>
    <w:rsid w:val="0029628E"/>
    <w:rsid w:val="00296EB7"/>
    <w:rsid w:val="002A1EFE"/>
    <w:rsid w:val="002A31E4"/>
    <w:rsid w:val="002A66E9"/>
    <w:rsid w:val="002B0BCA"/>
    <w:rsid w:val="002B37F5"/>
    <w:rsid w:val="002B4981"/>
    <w:rsid w:val="002B75A2"/>
    <w:rsid w:val="002B7893"/>
    <w:rsid w:val="002C0E6A"/>
    <w:rsid w:val="002C28DD"/>
    <w:rsid w:val="002C300A"/>
    <w:rsid w:val="002C5045"/>
    <w:rsid w:val="002C6C5F"/>
    <w:rsid w:val="002C7423"/>
    <w:rsid w:val="002C7CEB"/>
    <w:rsid w:val="002D0834"/>
    <w:rsid w:val="002D11E1"/>
    <w:rsid w:val="002D2055"/>
    <w:rsid w:val="002D476D"/>
    <w:rsid w:val="002D4F9D"/>
    <w:rsid w:val="002D5C7B"/>
    <w:rsid w:val="002D7EB2"/>
    <w:rsid w:val="002E0B8D"/>
    <w:rsid w:val="002E11AF"/>
    <w:rsid w:val="002E1F9C"/>
    <w:rsid w:val="002E2696"/>
    <w:rsid w:val="002E45FF"/>
    <w:rsid w:val="002E4AE9"/>
    <w:rsid w:val="002E59FA"/>
    <w:rsid w:val="002E6808"/>
    <w:rsid w:val="002E699F"/>
    <w:rsid w:val="002E6BEA"/>
    <w:rsid w:val="002E7A8E"/>
    <w:rsid w:val="002F0022"/>
    <w:rsid w:val="002F0665"/>
    <w:rsid w:val="002F1F90"/>
    <w:rsid w:val="002F30E0"/>
    <w:rsid w:val="002F3A40"/>
    <w:rsid w:val="002F6006"/>
    <w:rsid w:val="002F667B"/>
    <w:rsid w:val="002F6728"/>
    <w:rsid w:val="002F6FC8"/>
    <w:rsid w:val="003002FE"/>
    <w:rsid w:val="00300F39"/>
    <w:rsid w:val="0030282D"/>
    <w:rsid w:val="0030286C"/>
    <w:rsid w:val="0030379B"/>
    <w:rsid w:val="003053D7"/>
    <w:rsid w:val="00305668"/>
    <w:rsid w:val="003066AC"/>
    <w:rsid w:val="00306771"/>
    <w:rsid w:val="0030792C"/>
    <w:rsid w:val="00307DAD"/>
    <w:rsid w:val="00312F5B"/>
    <w:rsid w:val="0031308C"/>
    <w:rsid w:val="0031392A"/>
    <w:rsid w:val="00315FE8"/>
    <w:rsid w:val="003167AC"/>
    <w:rsid w:val="0032250E"/>
    <w:rsid w:val="00322580"/>
    <w:rsid w:val="003229FD"/>
    <w:rsid w:val="003246E2"/>
    <w:rsid w:val="0032589B"/>
    <w:rsid w:val="003260DD"/>
    <w:rsid w:val="0033124F"/>
    <w:rsid w:val="0033164F"/>
    <w:rsid w:val="00333C2D"/>
    <w:rsid w:val="003352F1"/>
    <w:rsid w:val="003358D5"/>
    <w:rsid w:val="00336080"/>
    <w:rsid w:val="00336BEA"/>
    <w:rsid w:val="003379F5"/>
    <w:rsid w:val="00340477"/>
    <w:rsid w:val="00341638"/>
    <w:rsid w:val="00341815"/>
    <w:rsid w:val="00344684"/>
    <w:rsid w:val="00344DFE"/>
    <w:rsid w:val="00344EF7"/>
    <w:rsid w:val="0034659C"/>
    <w:rsid w:val="00346A68"/>
    <w:rsid w:val="00346B1B"/>
    <w:rsid w:val="00347596"/>
    <w:rsid w:val="0035278A"/>
    <w:rsid w:val="00352D55"/>
    <w:rsid w:val="0035313A"/>
    <w:rsid w:val="0035340A"/>
    <w:rsid w:val="00353B41"/>
    <w:rsid w:val="0035469E"/>
    <w:rsid w:val="0035521D"/>
    <w:rsid w:val="00357207"/>
    <w:rsid w:val="00363D81"/>
    <w:rsid w:val="00367166"/>
    <w:rsid w:val="00367343"/>
    <w:rsid w:val="003675B2"/>
    <w:rsid w:val="00367C05"/>
    <w:rsid w:val="00370569"/>
    <w:rsid w:val="003709EC"/>
    <w:rsid w:val="00371BF0"/>
    <w:rsid w:val="0037269A"/>
    <w:rsid w:val="00373D16"/>
    <w:rsid w:val="00373F32"/>
    <w:rsid w:val="00374898"/>
    <w:rsid w:val="00375382"/>
    <w:rsid w:val="00376FA1"/>
    <w:rsid w:val="00377130"/>
    <w:rsid w:val="00380E0D"/>
    <w:rsid w:val="00381C2D"/>
    <w:rsid w:val="00381D89"/>
    <w:rsid w:val="00381FC4"/>
    <w:rsid w:val="003835CE"/>
    <w:rsid w:val="00383888"/>
    <w:rsid w:val="003855CF"/>
    <w:rsid w:val="003902E6"/>
    <w:rsid w:val="00391035"/>
    <w:rsid w:val="003911F6"/>
    <w:rsid w:val="00391611"/>
    <w:rsid w:val="00391F71"/>
    <w:rsid w:val="00392E5C"/>
    <w:rsid w:val="00393553"/>
    <w:rsid w:val="003938E0"/>
    <w:rsid w:val="00394742"/>
    <w:rsid w:val="003A0FDD"/>
    <w:rsid w:val="003A116E"/>
    <w:rsid w:val="003A1FCC"/>
    <w:rsid w:val="003A2168"/>
    <w:rsid w:val="003A3F7E"/>
    <w:rsid w:val="003A445F"/>
    <w:rsid w:val="003A4FD3"/>
    <w:rsid w:val="003A5E59"/>
    <w:rsid w:val="003B2A22"/>
    <w:rsid w:val="003B3A7C"/>
    <w:rsid w:val="003B4E63"/>
    <w:rsid w:val="003B559A"/>
    <w:rsid w:val="003B5E8D"/>
    <w:rsid w:val="003B65E3"/>
    <w:rsid w:val="003C014C"/>
    <w:rsid w:val="003C1D73"/>
    <w:rsid w:val="003C245C"/>
    <w:rsid w:val="003C2C26"/>
    <w:rsid w:val="003C4A20"/>
    <w:rsid w:val="003C4AAF"/>
    <w:rsid w:val="003C7C01"/>
    <w:rsid w:val="003D1BCF"/>
    <w:rsid w:val="003D2888"/>
    <w:rsid w:val="003D2BC8"/>
    <w:rsid w:val="003D6836"/>
    <w:rsid w:val="003D6A3C"/>
    <w:rsid w:val="003D6DF8"/>
    <w:rsid w:val="003D740F"/>
    <w:rsid w:val="003E08EB"/>
    <w:rsid w:val="003E0C56"/>
    <w:rsid w:val="003E14E1"/>
    <w:rsid w:val="003E2B81"/>
    <w:rsid w:val="003E5F91"/>
    <w:rsid w:val="003E68A1"/>
    <w:rsid w:val="003F0471"/>
    <w:rsid w:val="003F0478"/>
    <w:rsid w:val="003F21C8"/>
    <w:rsid w:val="003F2876"/>
    <w:rsid w:val="003F35A6"/>
    <w:rsid w:val="003F368E"/>
    <w:rsid w:val="003F4AE6"/>
    <w:rsid w:val="003F6004"/>
    <w:rsid w:val="003F6831"/>
    <w:rsid w:val="003F693E"/>
    <w:rsid w:val="004000B1"/>
    <w:rsid w:val="0040017B"/>
    <w:rsid w:val="00401EA0"/>
    <w:rsid w:val="00403147"/>
    <w:rsid w:val="0040655F"/>
    <w:rsid w:val="00407752"/>
    <w:rsid w:val="00410E45"/>
    <w:rsid w:val="00411529"/>
    <w:rsid w:val="00411667"/>
    <w:rsid w:val="004123C0"/>
    <w:rsid w:val="00412F36"/>
    <w:rsid w:val="00412FD3"/>
    <w:rsid w:val="004137AF"/>
    <w:rsid w:val="00415FB0"/>
    <w:rsid w:val="00416645"/>
    <w:rsid w:val="00417A0D"/>
    <w:rsid w:val="00423429"/>
    <w:rsid w:val="00424882"/>
    <w:rsid w:val="00425AEA"/>
    <w:rsid w:val="0042627E"/>
    <w:rsid w:val="004262FE"/>
    <w:rsid w:val="00427902"/>
    <w:rsid w:val="0043115A"/>
    <w:rsid w:val="00432800"/>
    <w:rsid w:val="00433837"/>
    <w:rsid w:val="00434423"/>
    <w:rsid w:val="00436BA8"/>
    <w:rsid w:val="0043748F"/>
    <w:rsid w:val="004378B1"/>
    <w:rsid w:val="0044006E"/>
    <w:rsid w:val="00441209"/>
    <w:rsid w:val="00441AF9"/>
    <w:rsid w:val="00441FA3"/>
    <w:rsid w:val="004466AA"/>
    <w:rsid w:val="00446CA3"/>
    <w:rsid w:val="0045011E"/>
    <w:rsid w:val="0045101B"/>
    <w:rsid w:val="004539D4"/>
    <w:rsid w:val="00453CFB"/>
    <w:rsid w:val="0045405C"/>
    <w:rsid w:val="00455021"/>
    <w:rsid w:val="004550EE"/>
    <w:rsid w:val="00456030"/>
    <w:rsid w:val="00456BA6"/>
    <w:rsid w:val="00461413"/>
    <w:rsid w:val="004614D9"/>
    <w:rsid w:val="00461DA2"/>
    <w:rsid w:val="00462789"/>
    <w:rsid w:val="00462F89"/>
    <w:rsid w:val="00467F33"/>
    <w:rsid w:val="00471859"/>
    <w:rsid w:val="00475F95"/>
    <w:rsid w:val="00476172"/>
    <w:rsid w:val="00477487"/>
    <w:rsid w:val="0048098C"/>
    <w:rsid w:val="00480BAE"/>
    <w:rsid w:val="00481ADA"/>
    <w:rsid w:val="00482266"/>
    <w:rsid w:val="00483436"/>
    <w:rsid w:val="00484615"/>
    <w:rsid w:val="004869B2"/>
    <w:rsid w:val="00492418"/>
    <w:rsid w:val="00492DD6"/>
    <w:rsid w:val="004938FB"/>
    <w:rsid w:val="00495448"/>
    <w:rsid w:val="00496152"/>
    <w:rsid w:val="004971EB"/>
    <w:rsid w:val="004975CF"/>
    <w:rsid w:val="004A070F"/>
    <w:rsid w:val="004A3D67"/>
    <w:rsid w:val="004A3EEB"/>
    <w:rsid w:val="004A44AE"/>
    <w:rsid w:val="004A485C"/>
    <w:rsid w:val="004A5686"/>
    <w:rsid w:val="004A6E3D"/>
    <w:rsid w:val="004A7C02"/>
    <w:rsid w:val="004B0CC1"/>
    <w:rsid w:val="004B1516"/>
    <w:rsid w:val="004B5FA3"/>
    <w:rsid w:val="004B637A"/>
    <w:rsid w:val="004B664F"/>
    <w:rsid w:val="004C16C9"/>
    <w:rsid w:val="004C1961"/>
    <w:rsid w:val="004C1A82"/>
    <w:rsid w:val="004C1AB7"/>
    <w:rsid w:val="004C1B70"/>
    <w:rsid w:val="004C3D4B"/>
    <w:rsid w:val="004C6EE2"/>
    <w:rsid w:val="004C71C5"/>
    <w:rsid w:val="004D0408"/>
    <w:rsid w:val="004D3D30"/>
    <w:rsid w:val="004D464D"/>
    <w:rsid w:val="004D50E0"/>
    <w:rsid w:val="004D60A5"/>
    <w:rsid w:val="004D6828"/>
    <w:rsid w:val="004E16F5"/>
    <w:rsid w:val="004E70CE"/>
    <w:rsid w:val="004F1511"/>
    <w:rsid w:val="004F41A3"/>
    <w:rsid w:val="004F501E"/>
    <w:rsid w:val="004F7B5B"/>
    <w:rsid w:val="00505235"/>
    <w:rsid w:val="005052F4"/>
    <w:rsid w:val="005055B1"/>
    <w:rsid w:val="00505A2B"/>
    <w:rsid w:val="0050609E"/>
    <w:rsid w:val="00514D19"/>
    <w:rsid w:val="00516FD5"/>
    <w:rsid w:val="005173DA"/>
    <w:rsid w:val="00517DEF"/>
    <w:rsid w:val="00517EA6"/>
    <w:rsid w:val="00520C33"/>
    <w:rsid w:val="00522D70"/>
    <w:rsid w:val="00523C06"/>
    <w:rsid w:val="00524E78"/>
    <w:rsid w:val="00525CC6"/>
    <w:rsid w:val="00526795"/>
    <w:rsid w:val="00527BF5"/>
    <w:rsid w:val="00532B9C"/>
    <w:rsid w:val="005332DD"/>
    <w:rsid w:val="00533883"/>
    <w:rsid w:val="00534135"/>
    <w:rsid w:val="00537548"/>
    <w:rsid w:val="005400CD"/>
    <w:rsid w:val="00541DC6"/>
    <w:rsid w:val="00546A9B"/>
    <w:rsid w:val="005477D0"/>
    <w:rsid w:val="00547A73"/>
    <w:rsid w:val="00550577"/>
    <w:rsid w:val="00550622"/>
    <w:rsid w:val="005518BE"/>
    <w:rsid w:val="005519F1"/>
    <w:rsid w:val="00554334"/>
    <w:rsid w:val="00554D7C"/>
    <w:rsid w:val="005569C6"/>
    <w:rsid w:val="00556FA7"/>
    <w:rsid w:val="005574FA"/>
    <w:rsid w:val="005579F5"/>
    <w:rsid w:val="00561CD0"/>
    <w:rsid w:val="00562F9D"/>
    <w:rsid w:val="0056451B"/>
    <w:rsid w:val="00565398"/>
    <w:rsid w:val="005665B7"/>
    <w:rsid w:val="0056676E"/>
    <w:rsid w:val="00566825"/>
    <w:rsid w:val="00566C4A"/>
    <w:rsid w:val="0056718A"/>
    <w:rsid w:val="00567455"/>
    <w:rsid w:val="00570518"/>
    <w:rsid w:val="00571291"/>
    <w:rsid w:val="00571422"/>
    <w:rsid w:val="00572057"/>
    <w:rsid w:val="00572DE1"/>
    <w:rsid w:val="00580739"/>
    <w:rsid w:val="00587918"/>
    <w:rsid w:val="005879FB"/>
    <w:rsid w:val="005904F3"/>
    <w:rsid w:val="00591118"/>
    <w:rsid w:val="00592174"/>
    <w:rsid w:val="005955B9"/>
    <w:rsid w:val="005967E7"/>
    <w:rsid w:val="0059706B"/>
    <w:rsid w:val="0059738E"/>
    <w:rsid w:val="005A1A79"/>
    <w:rsid w:val="005A42BD"/>
    <w:rsid w:val="005A5AAA"/>
    <w:rsid w:val="005A6846"/>
    <w:rsid w:val="005A791C"/>
    <w:rsid w:val="005B372B"/>
    <w:rsid w:val="005C001C"/>
    <w:rsid w:val="005C1C6F"/>
    <w:rsid w:val="005C2A6C"/>
    <w:rsid w:val="005C50B6"/>
    <w:rsid w:val="005C532A"/>
    <w:rsid w:val="005C5730"/>
    <w:rsid w:val="005C65A5"/>
    <w:rsid w:val="005D196D"/>
    <w:rsid w:val="005D19D4"/>
    <w:rsid w:val="005D2650"/>
    <w:rsid w:val="005D35BB"/>
    <w:rsid w:val="005D464E"/>
    <w:rsid w:val="005D4A69"/>
    <w:rsid w:val="005D4D85"/>
    <w:rsid w:val="005E1274"/>
    <w:rsid w:val="005E13E0"/>
    <w:rsid w:val="005E36A0"/>
    <w:rsid w:val="005E4EC3"/>
    <w:rsid w:val="005E64B5"/>
    <w:rsid w:val="005E7457"/>
    <w:rsid w:val="005E74D7"/>
    <w:rsid w:val="005E790B"/>
    <w:rsid w:val="005F092A"/>
    <w:rsid w:val="005F1258"/>
    <w:rsid w:val="005F2DE1"/>
    <w:rsid w:val="005F3117"/>
    <w:rsid w:val="005F69DB"/>
    <w:rsid w:val="0060191C"/>
    <w:rsid w:val="00603D46"/>
    <w:rsid w:val="0060502A"/>
    <w:rsid w:val="006054D8"/>
    <w:rsid w:val="00605ACD"/>
    <w:rsid w:val="00607C65"/>
    <w:rsid w:val="00610143"/>
    <w:rsid w:val="006101B1"/>
    <w:rsid w:val="00610C2F"/>
    <w:rsid w:val="006118C4"/>
    <w:rsid w:val="006120DA"/>
    <w:rsid w:val="00612526"/>
    <w:rsid w:val="00612FD7"/>
    <w:rsid w:val="00614AE8"/>
    <w:rsid w:val="0061522B"/>
    <w:rsid w:val="0061539D"/>
    <w:rsid w:val="0061583B"/>
    <w:rsid w:val="00615B18"/>
    <w:rsid w:val="00621703"/>
    <w:rsid w:val="00621836"/>
    <w:rsid w:val="00621A64"/>
    <w:rsid w:val="00621F58"/>
    <w:rsid w:val="00622325"/>
    <w:rsid w:val="00622348"/>
    <w:rsid w:val="0062287B"/>
    <w:rsid w:val="006234CB"/>
    <w:rsid w:val="006235C7"/>
    <w:rsid w:val="00624CB5"/>
    <w:rsid w:val="00625F2E"/>
    <w:rsid w:val="00626100"/>
    <w:rsid w:val="00626476"/>
    <w:rsid w:val="00627115"/>
    <w:rsid w:val="0063003C"/>
    <w:rsid w:val="006310D8"/>
    <w:rsid w:val="00632FFF"/>
    <w:rsid w:val="006349FA"/>
    <w:rsid w:val="00635A3F"/>
    <w:rsid w:val="006378A2"/>
    <w:rsid w:val="00637E6E"/>
    <w:rsid w:val="006402BD"/>
    <w:rsid w:val="006408F0"/>
    <w:rsid w:val="006410D6"/>
    <w:rsid w:val="006411A5"/>
    <w:rsid w:val="00641221"/>
    <w:rsid w:val="00642B45"/>
    <w:rsid w:val="0064371D"/>
    <w:rsid w:val="00644CBC"/>
    <w:rsid w:val="00645862"/>
    <w:rsid w:val="006458D8"/>
    <w:rsid w:val="00646715"/>
    <w:rsid w:val="0065221D"/>
    <w:rsid w:val="00652887"/>
    <w:rsid w:val="00653050"/>
    <w:rsid w:val="0065312C"/>
    <w:rsid w:val="00653B88"/>
    <w:rsid w:val="00654659"/>
    <w:rsid w:val="00655087"/>
    <w:rsid w:val="00655F4C"/>
    <w:rsid w:val="0065777B"/>
    <w:rsid w:val="00661780"/>
    <w:rsid w:val="00663D7F"/>
    <w:rsid w:val="00663FED"/>
    <w:rsid w:val="00667F99"/>
    <w:rsid w:val="006719DE"/>
    <w:rsid w:val="00673B7D"/>
    <w:rsid w:val="00673C97"/>
    <w:rsid w:val="00674566"/>
    <w:rsid w:val="006746B1"/>
    <w:rsid w:val="006808E8"/>
    <w:rsid w:val="0068203E"/>
    <w:rsid w:val="006828B3"/>
    <w:rsid w:val="00682FE2"/>
    <w:rsid w:val="00683E00"/>
    <w:rsid w:val="00684284"/>
    <w:rsid w:val="00684579"/>
    <w:rsid w:val="00686750"/>
    <w:rsid w:val="00686CBD"/>
    <w:rsid w:val="00686CC5"/>
    <w:rsid w:val="0068700B"/>
    <w:rsid w:val="00690583"/>
    <w:rsid w:val="0069559D"/>
    <w:rsid w:val="00695D67"/>
    <w:rsid w:val="00696F8C"/>
    <w:rsid w:val="0069700C"/>
    <w:rsid w:val="00697037"/>
    <w:rsid w:val="00697801"/>
    <w:rsid w:val="006A074F"/>
    <w:rsid w:val="006A19F5"/>
    <w:rsid w:val="006A54E3"/>
    <w:rsid w:val="006A55D7"/>
    <w:rsid w:val="006A6B40"/>
    <w:rsid w:val="006A7AD1"/>
    <w:rsid w:val="006B1F3E"/>
    <w:rsid w:val="006B20CA"/>
    <w:rsid w:val="006B288D"/>
    <w:rsid w:val="006B2F25"/>
    <w:rsid w:val="006B440B"/>
    <w:rsid w:val="006B5189"/>
    <w:rsid w:val="006B544F"/>
    <w:rsid w:val="006C09DE"/>
    <w:rsid w:val="006C1055"/>
    <w:rsid w:val="006C217E"/>
    <w:rsid w:val="006C3E9D"/>
    <w:rsid w:val="006C42E3"/>
    <w:rsid w:val="006C44B9"/>
    <w:rsid w:val="006C48DA"/>
    <w:rsid w:val="006C4FA4"/>
    <w:rsid w:val="006C51D6"/>
    <w:rsid w:val="006C64E4"/>
    <w:rsid w:val="006C6552"/>
    <w:rsid w:val="006C67DC"/>
    <w:rsid w:val="006C7D91"/>
    <w:rsid w:val="006C7FED"/>
    <w:rsid w:val="006D0C85"/>
    <w:rsid w:val="006D2ED9"/>
    <w:rsid w:val="006D4052"/>
    <w:rsid w:val="006D425B"/>
    <w:rsid w:val="006D6AC8"/>
    <w:rsid w:val="006D6F56"/>
    <w:rsid w:val="006D7D80"/>
    <w:rsid w:val="006E17AC"/>
    <w:rsid w:val="006E222F"/>
    <w:rsid w:val="006E24C6"/>
    <w:rsid w:val="006E32F6"/>
    <w:rsid w:val="006E60D8"/>
    <w:rsid w:val="006E60E5"/>
    <w:rsid w:val="006E7376"/>
    <w:rsid w:val="006F0B83"/>
    <w:rsid w:val="006F55B5"/>
    <w:rsid w:val="006F58B7"/>
    <w:rsid w:val="00701836"/>
    <w:rsid w:val="00701F70"/>
    <w:rsid w:val="00702650"/>
    <w:rsid w:val="00703E56"/>
    <w:rsid w:val="007062E3"/>
    <w:rsid w:val="00706936"/>
    <w:rsid w:val="00706E22"/>
    <w:rsid w:val="00706F48"/>
    <w:rsid w:val="00706F7C"/>
    <w:rsid w:val="0070769C"/>
    <w:rsid w:val="00715914"/>
    <w:rsid w:val="00716B57"/>
    <w:rsid w:val="00716CC2"/>
    <w:rsid w:val="0071759D"/>
    <w:rsid w:val="0072079B"/>
    <w:rsid w:val="00722184"/>
    <w:rsid w:val="007229D7"/>
    <w:rsid w:val="0072401B"/>
    <w:rsid w:val="00724474"/>
    <w:rsid w:val="007269A0"/>
    <w:rsid w:val="00726D81"/>
    <w:rsid w:val="00730EDD"/>
    <w:rsid w:val="00734C7C"/>
    <w:rsid w:val="0073535F"/>
    <w:rsid w:val="007354A7"/>
    <w:rsid w:val="00736FD6"/>
    <w:rsid w:val="0073714D"/>
    <w:rsid w:val="00737F17"/>
    <w:rsid w:val="0074264B"/>
    <w:rsid w:val="0074415C"/>
    <w:rsid w:val="00744D8C"/>
    <w:rsid w:val="00746790"/>
    <w:rsid w:val="0074696F"/>
    <w:rsid w:val="00746DFC"/>
    <w:rsid w:val="00747BD5"/>
    <w:rsid w:val="00747EEB"/>
    <w:rsid w:val="007512D0"/>
    <w:rsid w:val="0075223F"/>
    <w:rsid w:val="00752DCE"/>
    <w:rsid w:val="00753727"/>
    <w:rsid w:val="00755404"/>
    <w:rsid w:val="00755676"/>
    <w:rsid w:val="00760E65"/>
    <w:rsid w:val="00763B07"/>
    <w:rsid w:val="00763D41"/>
    <w:rsid w:val="00765B4F"/>
    <w:rsid w:val="00766CD4"/>
    <w:rsid w:val="0077147D"/>
    <w:rsid w:val="00773BAF"/>
    <w:rsid w:val="007750A9"/>
    <w:rsid w:val="0077662E"/>
    <w:rsid w:val="007814A1"/>
    <w:rsid w:val="00786C6C"/>
    <w:rsid w:val="00790072"/>
    <w:rsid w:val="00791ABC"/>
    <w:rsid w:val="00791FB2"/>
    <w:rsid w:val="00792569"/>
    <w:rsid w:val="0079278B"/>
    <w:rsid w:val="007936E5"/>
    <w:rsid w:val="00793A96"/>
    <w:rsid w:val="007963D6"/>
    <w:rsid w:val="007A1834"/>
    <w:rsid w:val="007A1DB8"/>
    <w:rsid w:val="007A29C5"/>
    <w:rsid w:val="007A34F8"/>
    <w:rsid w:val="007A47E2"/>
    <w:rsid w:val="007A5B7D"/>
    <w:rsid w:val="007B0185"/>
    <w:rsid w:val="007B0A56"/>
    <w:rsid w:val="007B4B9B"/>
    <w:rsid w:val="007B706E"/>
    <w:rsid w:val="007B7493"/>
    <w:rsid w:val="007C0A9D"/>
    <w:rsid w:val="007C3E98"/>
    <w:rsid w:val="007C425D"/>
    <w:rsid w:val="007C431E"/>
    <w:rsid w:val="007C7E77"/>
    <w:rsid w:val="007D3CF3"/>
    <w:rsid w:val="007D3F2C"/>
    <w:rsid w:val="007D40E6"/>
    <w:rsid w:val="007D6401"/>
    <w:rsid w:val="007D7146"/>
    <w:rsid w:val="007D76D3"/>
    <w:rsid w:val="007D7ECD"/>
    <w:rsid w:val="007E1720"/>
    <w:rsid w:val="007E1C66"/>
    <w:rsid w:val="007E250D"/>
    <w:rsid w:val="007E25C6"/>
    <w:rsid w:val="007E3C59"/>
    <w:rsid w:val="007E3F1E"/>
    <w:rsid w:val="007E52C3"/>
    <w:rsid w:val="007E596F"/>
    <w:rsid w:val="007E70AC"/>
    <w:rsid w:val="007E735C"/>
    <w:rsid w:val="007E7A85"/>
    <w:rsid w:val="007F0197"/>
    <w:rsid w:val="007F0281"/>
    <w:rsid w:val="007F1923"/>
    <w:rsid w:val="007F1FB0"/>
    <w:rsid w:val="007F263B"/>
    <w:rsid w:val="007F2DC8"/>
    <w:rsid w:val="007F3660"/>
    <w:rsid w:val="007F3B1B"/>
    <w:rsid w:val="007F5437"/>
    <w:rsid w:val="007F5BE2"/>
    <w:rsid w:val="007F7723"/>
    <w:rsid w:val="0080057F"/>
    <w:rsid w:val="008005B3"/>
    <w:rsid w:val="0080262B"/>
    <w:rsid w:val="00802FCE"/>
    <w:rsid w:val="0080381D"/>
    <w:rsid w:val="00803BBF"/>
    <w:rsid w:val="008045A7"/>
    <w:rsid w:val="00804F2A"/>
    <w:rsid w:val="00806F80"/>
    <w:rsid w:val="0080773E"/>
    <w:rsid w:val="008103BE"/>
    <w:rsid w:val="008111C0"/>
    <w:rsid w:val="00811217"/>
    <w:rsid w:val="008137F3"/>
    <w:rsid w:val="00814E34"/>
    <w:rsid w:val="008156EB"/>
    <w:rsid w:val="008158EE"/>
    <w:rsid w:val="00815925"/>
    <w:rsid w:val="0081603E"/>
    <w:rsid w:val="00816EB3"/>
    <w:rsid w:val="00820593"/>
    <w:rsid w:val="008252B3"/>
    <w:rsid w:val="00826339"/>
    <w:rsid w:val="00826661"/>
    <w:rsid w:val="008277BB"/>
    <w:rsid w:val="00831D40"/>
    <w:rsid w:val="00832530"/>
    <w:rsid w:val="0083491C"/>
    <w:rsid w:val="00834DFD"/>
    <w:rsid w:val="008354D8"/>
    <w:rsid w:val="00836C01"/>
    <w:rsid w:val="00837B94"/>
    <w:rsid w:val="00837BC3"/>
    <w:rsid w:val="00840C66"/>
    <w:rsid w:val="008417F4"/>
    <w:rsid w:val="008418F1"/>
    <w:rsid w:val="008434A1"/>
    <w:rsid w:val="00844A58"/>
    <w:rsid w:val="008471DD"/>
    <w:rsid w:val="0084766E"/>
    <w:rsid w:val="00847818"/>
    <w:rsid w:val="00851EA5"/>
    <w:rsid w:val="00852591"/>
    <w:rsid w:val="00852C1D"/>
    <w:rsid w:val="0085342E"/>
    <w:rsid w:val="00856761"/>
    <w:rsid w:val="00857347"/>
    <w:rsid w:val="008573D5"/>
    <w:rsid w:val="008625BD"/>
    <w:rsid w:val="008640E5"/>
    <w:rsid w:val="00864E2B"/>
    <w:rsid w:val="00865499"/>
    <w:rsid w:val="008670AA"/>
    <w:rsid w:val="0086721C"/>
    <w:rsid w:val="008674BA"/>
    <w:rsid w:val="00870E00"/>
    <w:rsid w:val="00871C11"/>
    <w:rsid w:val="00873EEF"/>
    <w:rsid w:val="00873F3D"/>
    <w:rsid w:val="008777D3"/>
    <w:rsid w:val="00880898"/>
    <w:rsid w:val="008810B3"/>
    <w:rsid w:val="00883B03"/>
    <w:rsid w:val="0088505F"/>
    <w:rsid w:val="0088519A"/>
    <w:rsid w:val="00890C8F"/>
    <w:rsid w:val="00891F22"/>
    <w:rsid w:val="00894D12"/>
    <w:rsid w:val="00894E26"/>
    <w:rsid w:val="00895D2A"/>
    <w:rsid w:val="00896C4C"/>
    <w:rsid w:val="008A1923"/>
    <w:rsid w:val="008A20CD"/>
    <w:rsid w:val="008A26D8"/>
    <w:rsid w:val="008A37CD"/>
    <w:rsid w:val="008A5023"/>
    <w:rsid w:val="008A5B8F"/>
    <w:rsid w:val="008A5EC4"/>
    <w:rsid w:val="008A6BDF"/>
    <w:rsid w:val="008A716B"/>
    <w:rsid w:val="008B5B4F"/>
    <w:rsid w:val="008B69E7"/>
    <w:rsid w:val="008B7538"/>
    <w:rsid w:val="008C0606"/>
    <w:rsid w:val="008C0E13"/>
    <w:rsid w:val="008C2CAB"/>
    <w:rsid w:val="008C3CC7"/>
    <w:rsid w:val="008C5A60"/>
    <w:rsid w:val="008D2721"/>
    <w:rsid w:val="008D2D23"/>
    <w:rsid w:val="008D4222"/>
    <w:rsid w:val="008D448D"/>
    <w:rsid w:val="008D48DD"/>
    <w:rsid w:val="008D5B12"/>
    <w:rsid w:val="008D5D98"/>
    <w:rsid w:val="008D5E3B"/>
    <w:rsid w:val="008E114F"/>
    <w:rsid w:val="008E7A56"/>
    <w:rsid w:val="008E7C63"/>
    <w:rsid w:val="008F0535"/>
    <w:rsid w:val="008F1A68"/>
    <w:rsid w:val="008F2DEE"/>
    <w:rsid w:val="008F33FE"/>
    <w:rsid w:val="008F3A92"/>
    <w:rsid w:val="008F71EA"/>
    <w:rsid w:val="00900F5C"/>
    <w:rsid w:val="0090278A"/>
    <w:rsid w:val="009029A5"/>
    <w:rsid w:val="00910A12"/>
    <w:rsid w:val="009136F9"/>
    <w:rsid w:val="00916274"/>
    <w:rsid w:val="00917AB1"/>
    <w:rsid w:val="0092016B"/>
    <w:rsid w:val="0092078E"/>
    <w:rsid w:val="00920F9F"/>
    <w:rsid w:val="00921161"/>
    <w:rsid w:val="00922C97"/>
    <w:rsid w:val="00922F79"/>
    <w:rsid w:val="00923D04"/>
    <w:rsid w:val="00924154"/>
    <w:rsid w:val="00924749"/>
    <w:rsid w:val="0092599A"/>
    <w:rsid w:val="00926435"/>
    <w:rsid w:val="00926EEE"/>
    <w:rsid w:val="00930D40"/>
    <w:rsid w:val="009320BE"/>
    <w:rsid w:val="0093245D"/>
    <w:rsid w:val="00932DF7"/>
    <w:rsid w:val="00934A1D"/>
    <w:rsid w:val="00935109"/>
    <w:rsid w:val="00935203"/>
    <w:rsid w:val="00935FFF"/>
    <w:rsid w:val="00936873"/>
    <w:rsid w:val="00937630"/>
    <w:rsid w:val="009409DB"/>
    <w:rsid w:val="00941A38"/>
    <w:rsid w:val="00943DB0"/>
    <w:rsid w:val="009445C2"/>
    <w:rsid w:val="00945ABF"/>
    <w:rsid w:val="009479BC"/>
    <w:rsid w:val="0095022D"/>
    <w:rsid w:val="009502B2"/>
    <w:rsid w:val="00953BF5"/>
    <w:rsid w:val="0095432D"/>
    <w:rsid w:val="00954F6E"/>
    <w:rsid w:val="009564D7"/>
    <w:rsid w:val="0095730D"/>
    <w:rsid w:val="009573AE"/>
    <w:rsid w:val="00957A7B"/>
    <w:rsid w:val="00957C7E"/>
    <w:rsid w:val="00961BD8"/>
    <w:rsid w:val="009636E0"/>
    <w:rsid w:val="00965D9A"/>
    <w:rsid w:val="00965F77"/>
    <w:rsid w:val="00971857"/>
    <w:rsid w:val="00974AFA"/>
    <w:rsid w:val="0097717F"/>
    <w:rsid w:val="009801B6"/>
    <w:rsid w:val="0098119E"/>
    <w:rsid w:val="00982CCD"/>
    <w:rsid w:val="009836DF"/>
    <w:rsid w:val="00986BB9"/>
    <w:rsid w:val="0098796E"/>
    <w:rsid w:val="00990DD1"/>
    <w:rsid w:val="0099115A"/>
    <w:rsid w:val="0099259E"/>
    <w:rsid w:val="00992FA0"/>
    <w:rsid w:val="0099449B"/>
    <w:rsid w:val="009947DB"/>
    <w:rsid w:val="00994E48"/>
    <w:rsid w:val="0099601C"/>
    <w:rsid w:val="00997702"/>
    <w:rsid w:val="009A21C5"/>
    <w:rsid w:val="009A2D1C"/>
    <w:rsid w:val="009A428D"/>
    <w:rsid w:val="009A453D"/>
    <w:rsid w:val="009A4C7D"/>
    <w:rsid w:val="009A656B"/>
    <w:rsid w:val="009A73A9"/>
    <w:rsid w:val="009A7DE1"/>
    <w:rsid w:val="009B0225"/>
    <w:rsid w:val="009B1383"/>
    <w:rsid w:val="009B3CA4"/>
    <w:rsid w:val="009B75D1"/>
    <w:rsid w:val="009C1EA0"/>
    <w:rsid w:val="009C3817"/>
    <w:rsid w:val="009C3A17"/>
    <w:rsid w:val="009C47DE"/>
    <w:rsid w:val="009C4D38"/>
    <w:rsid w:val="009C501E"/>
    <w:rsid w:val="009C50FC"/>
    <w:rsid w:val="009C6355"/>
    <w:rsid w:val="009D0479"/>
    <w:rsid w:val="009D0924"/>
    <w:rsid w:val="009D34D2"/>
    <w:rsid w:val="009D55DE"/>
    <w:rsid w:val="009D56B4"/>
    <w:rsid w:val="009E2755"/>
    <w:rsid w:val="009E43C3"/>
    <w:rsid w:val="009E50FD"/>
    <w:rsid w:val="009E5D13"/>
    <w:rsid w:val="009E5FB2"/>
    <w:rsid w:val="009E61C0"/>
    <w:rsid w:val="009E7648"/>
    <w:rsid w:val="009F017C"/>
    <w:rsid w:val="009F1081"/>
    <w:rsid w:val="009F1F04"/>
    <w:rsid w:val="009F245B"/>
    <w:rsid w:val="009F3C30"/>
    <w:rsid w:val="009F451C"/>
    <w:rsid w:val="009F6F14"/>
    <w:rsid w:val="009F70DB"/>
    <w:rsid w:val="00A00529"/>
    <w:rsid w:val="00A01504"/>
    <w:rsid w:val="00A01773"/>
    <w:rsid w:val="00A06558"/>
    <w:rsid w:val="00A06614"/>
    <w:rsid w:val="00A06790"/>
    <w:rsid w:val="00A0689F"/>
    <w:rsid w:val="00A077D6"/>
    <w:rsid w:val="00A10937"/>
    <w:rsid w:val="00A10B4B"/>
    <w:rsid w:val="00A12039"/>
    <w:rsid w:val="00A136E1"/>
    <w:rsid w:val="00A14C60"/>
    <w:rsid w:val="00A15B50"/>
    <w:rsid w:val="00A16B99"/>
    <w:rsid w:val="00A16EFC"/>
    <w:rsid w:val="00A17588"/>
    <w:rsid w:val="00A202CE"/>
    <w:rsid w:val="00A25528"/>
    <w:rsid w:val="00A2661C"/>
    <w:rsid w:val="00A30D07"/>
    <w:rsid w:val="00A30E40"/>
    <w:rsid w:val="00A31AFC"/>
    <w:rsid w:val="00A32E38"/>
    <w:rsid w:val="00A34A3A"/>
    <w:rsid w:val="00A34AC3"/>
    <w:rsid w:val="00A37CE5"/>
    <w:rsid w:val="00A404B1"/>
    <w:rsid w:val="00A434D9"/>
    <w:rsid w:val="00A44129"/>
    <w:rsid w:val="00A44FB7"/>
    <w:rsid w:val="00A46EC6"/>
    <w:rsid w:val="00A46FB9"/>
    <w:rsid w:val="00A47071"/>
    <w:rsid w:val="00A51E43"/>
    <w:rsid w:val="00A533E7"/>
    <w:rsid w:val="00A541E3"/>
    <w:rsid w:val="00A55A64"/>
    <w:rsid w:val="00A578F9"/>
    <w:rsid w:val="00A61DE2"/>
    <w:rsid w:val="00A67762"/>
    <w:rsid w:val="00A716CC"/>
    <w:rsid w:val="00A7295D"/>
    <w:rsid w:val="00A7512A"/>
    <w:rsid w:val="00A753C9"/>
    <w:rsid w:val="00A75FF2"/>
    <w:rsid w:val="00A808AC"/>
    <w:rsid w:val="00A82ADF"/>
    <w:rsid w:val="00A84F67"/>
    <w:rsid w:val="00A857E2"/>
    <w:rsid w:val="00A8598D"/>
    <w:rsid w:val="00A861F6"/>
    <w:rsid w:val="00A902DE"/>
    <w:rsid w:val="00A9156B"/>
    <w:rsid w:val="00A919D2"/>
    <w:rsid w:val="00A91FB2"/>
    <w:rsid w:val="00A95E52"/>
    <w:rsid w:val="00A96386"/>
    <w:rsid w:val="00A96AAA"/>
    <w:rsid w:val="00A96DC0"/>
    <w:rsid w:val="00AA24EF"/>
    <w:rsid w:val="00AA2CBC"/>
    <w:rsid w:val="00AA4CDC"/>
    <w:rsid w:val="00AA534C"/>
    <w:rsid w:val="00AA605F"/>
    <w:rsid w:val="00AA6D33"/>
    <w:rsid w:val="00AA6D42"/>
    <w:rsid w:val="00AA7D47"/>
    <w:rsid w:val="00AB118B"/>
    <w:rsid w:val="00AB3B2F"/>
    <w:rsid w:val="00AB4374"/>
    <w:rsid w:val="00AB45A3"/>
    <w:rsid w:val="00AB707C"/>
    <w:rsid w:val="00AB7823"/>
    <w:rsid w:val="00AC0F37"/>
    <w:rsid w:val="00AC1CB6"/>
    <w:rsid w:val="00AC2E74"/>
    <w:rsid w:val="00AC37B2"/>
    <w:rsid w:val="00AC73B7"/>
    <w:rsid w:val="00AD16E1"/>
    <w:rsid w:val="00AD1980"/>
    <w:rsid w:val="00AD323F"/>
    <w:rsid w:val="00AD414A"/>
    <w:rsid w:val="00AD419B"/>
    <w:rsid w:val="00AD452E"/>
    <w:rsid w:val="00AD4B65"/>
    <w:rsid w:val="00AD595E"/>
    <w:rsid w:val="00AD5DDA"/>
    <w:rsid w:val="00AD72D9"/>
    <w:rsid w:val="00AE1FC9"/>
    <w:rsid w:val="00AE26B0"/>
    <w:rsid w:val="00AE481D"/>
    <w:rsid w:val="00AE737B"/>
    <w:rsid w:val="00AF319E"/>
    <w:rsid w:val="00AF3647"/>
    <w:rsid w:val="00AF47CF"/>
    <w:rsid w:val="00AF69A6"/>
    <w:rsid w:val="00AF6B00"/>
    <w:rsid w:val="00AF6F96"/>
    <w:rsid w:val="00AF75FB"/>
    <w:rsid w:val="00AF7D31"/>
    <w:rsid w:val="00B00435"/>
    <w:rsid w:val="00B00829"/>
    <w:rsid w:val="00B00ADF"/>
    <w:rsid w:val="00B02AAA"/>
    <w:rsid w:val="00B038B1"/>
    <w:rsid w:val="00B03B24"/>
    <w:rsid w:val="00B04A30"/>
    <w:rsid w:val="00B062AD"/>
    <w:rsid w:val="00B06C8B"/>
    <w:rsid w:val="00B071CA"/>
    <w:rsid w:val="00B075B0"/>
    <w:rsid w:val="00B110B4"/>
    <w:rsid w:val="00B2055D"/>
    <w:rsid w:val="00B21A85"/>
    <w:rsid w:val="00B21BDB"/>
    <w:rsid w:val="00B21C2D"/>
    <w:rsid w:val="00B225D6"/>
    <w:rsid w:val="00B23DA4"/>
    <w:rsid w:val="00B23E83"/>
    <w:rsid w:val="00B243FE"/>
    <w:rsid w:val="00B24904"/>
    <w:rsid w:val="00B24CBA"/>
    <w:rsid w:val="00B25165"/>
    <w:rsid w:val="00B2666F"/>
    <w:rsid w:val="00B26F93"/>
    <w:rsid w:val="00B27BFC"/>
    <w:rsid w:val="00B306A5"/>
    <w:rsid w:val="00B3096E"/>
    <w:rsid w:val="00B3205D"/>
    <w:rsid w:val="00B32A73"/>
    <w:rsid w:val="00B35836"/>
    <w:rsid w:val="00B36FA1"/>
    <w:rsid w:val="00B37511"/>
    <w:rsid w:val="00B451AE"/>
    <w:rsid w:val="00B45FC9"/>
    <w:rsid w:val="00B46A1C"/>
    <w:rsid w:val="00B52386"/>
    <w:rsid w:val="00B52973"/>
    <w:rsid w:val="00B52EB1"/>
    <w:rsid w:val="00B5455D"/>
    <w:rsid w:val="00B56B51"/>
    <w:rsid w:val="00B6121E"/>
    <w:rsid w:val="00B61A5C"/>
    <w:rsid w:val="00B62B2E"/>
    <w:rsid w:val="00B637D3"/>
    <w:rsid w:val="00B65A10"/>
    <w:rsid w:val="00B66F4D"/>
    <w:rsid w:val="00B734CA"/>
    <w:rsid w:val="00B74786"/>
    <w:rsid w:val="00B757FD"/>
    <w:rsid w:val="00B770CF"/>
    <w:rsid w:val="00B80F65"/>
    <w:rsid w:val="00B81556"/>
    <w:rsid w:val="00B8164D"/>
    <w:rsid w:val="00B82878"/>
    <w:rsid w:val="00B832AE"/>
    <w:rsid w:val="00B83B50"/>
    <w:rsid w:val="00B85C83"/>
    <w:rsid w:val="00B8797E"/>
    <w:rsid w:val="00B90965"/>
    <w:rsid w:val="00B92E82"/>
    <w:rsid w:val="00B93F30"/>
    <w:rsid w:val="00B94B25"/>
    <w:rsid w:val="00B958A6"/>
    <w:rsid w:val="00B96FBF"/>
    <w:rsid w:val="00B97998"/>
    <w:rsid w:val="00BA1537"/>
    <w:rsid w:val="00BA2636"/>
    <w:rsid w:val="00BA2DE7"/>
    <w:rsid w:val="00BA6755"/>
    <w:rsid w:val="00BA6ED1"/>
    <w:rsid w:val="00BB1D89"/>
    <w:rsid w:val="00BB349D"/>
    <w:rsid w:val="00BB5110"/>
    <w:rsid w:val="00BB514E"/>
    <w:rsid w:val="00BC0793"/>
    <w:rsid w:val="00BC092A"/>
    <w:rsid w:val="00BC0BFE"/>
    <w:rsid w:val="00BC1EB0"/>
    <w:rsid w:val="00BC2E11"/>
    <w:rsid w:val="00BC33F8"/>
    <w:rsid w:val="00BC61FC"/>
    <w:rsid w:val="00BD096D"/>
    <w:rsid w:val="00BD30B2"/>
    <w:rsid w:val="00BD3F58"/>
    <w:rsid w:val="00BD583E"/>
    <w:rsid w:val="00BE0ADB"/>
    <w:rsid w:val="00BE0EB9"/>
    <w:rsid w:val="00BE10C7"/>
    <w:rsid w:val="00BE6469"/>
    <w:rsid w:val="00BE6F42"/>
    <w:rsid w:val="00BE7A85"/>
    <w:rsid w:val="00BE7D4C"/>
    <w:rsid w:val="00BF0020"/>
    <w:rsid w:val="00BF1568"/>
    <w:rsid w:val="00BF27D5"/>
    <w:rsid w:val="00BF321E"/>
    <w:rsid w:val="00BF4E44"/>
    <w:rsid w:val="00BF602D"/>
    <w:rsid w:val="00BF6E40"/>
    <w:rsid w:val="00BF7B4F"/>
    <w:rsid w:val="00C00218"/>
    <w:rsid w:val="00C01305"/>
    <w:rsid w:val="00C01849"/>
    <w:rsid w:val="00C030A5"/>
    <w:rsid w:val="00C0532A"/>
    <w:rsid w:val="00C05F9F"/>
    <w:rsid w:val="00C06CF0"/>
    <w:rsid w:val="00C06D84"/>
    <w:rsid w:val="00C07AB8"/>
    <w:rsid w:val="00C07C0F"/>
    <w:rsid w:val="00C07D01"/>
    <w:rsid w:val="00C11FEA"/>
    <w:rsid w:val="00C124C6"/>
    <w:rsid w:val="00C1340D"/>
    <w:rsid w:val="00C14AF9"/>
    <w:rsid w:val="00C152AD"/>
    <w:rsid w:val="00C221B1"/>
    <w:rsid w:val="00C232C0"/>
    <w:rsid w:val="00C232C7"/>
    <w:rsid w:val="00C236E0"/>
    <w:rsid w:val="00C23CA1"/>
    <w:rsid w:val="00C23F3D"/>
    <w:rsid w:val="00C258E4"/>
    <w:rsid w:val="00C25FEE"/>
    <w:rsid w:val="00C31793"/>
    <w:rsid w:val="00C32AC9"/>
    <w:rsid w:val="00C3387A"/>
    <w:rsid w:val="00C373FE"/>
    <w:rsid w:val="00C42532"/>
    <w:rsid w:val="00C4329A"/>
    <w:rsid w:val="00C45687"/>
    <w:rsid w:val="00C45730"/>
    <w:rsid w:val="00C45A45"/>
    <w:rsid w:val="00C47CCD"/>
    <w:rsid w:val="00C50174"/>
    <w:rsid w:val="00C504B1"/>
    <w:rsid w:val="00C508F6"/>
    <w:rsid w:val="00C512D9"/>
    <w:rsid w:val="00C5213B"/>
    <w:rsid w:val="00C52AF1"/>
    <w:rsid w:val="00C53638"/>
    <w:rsid w:val="00C541C4"/>
    <w:rsid w:val="00C54255"/>
    <w:rsid w:val="00C55BA4"/>
    <w:rsid w:val="00C564DB"/>
    <w:rsid w:val="00C57E9A"/>
    <w:rsid w:val="00C62E0E"/>
    <w:rsid w:val="00C63380"/>
    <w:rsid w:val="00C63612"/>
    <w:rsid w:val="00C644D6"/>
    <w:rsid w:val="00C64ACC"/>
    <w:rsid w:val="00C6573A"/>
    <w:rsid w:val="00C66CC4"/>
    <w:rsid w:val="00C6759B"/>
    <w:rsid w:val="00C70D7F"/>
    <w:rsid w:val="00C715CB"/>
    <w:rsid w:val="00C7209A"/>
    <w:rsid w:val="00C721BC"/>
    <w:rsid w:val="00C73A13"/>
    <w:rsid w:val="00C77BDE"/>
    <w:rsid w:val="00C77C78"/>
    <w:rsid w:val="00C804DA"/>
    <w:rsid w:val="00C80FCB"/>
    <w:rsid w:val="00C814C8"/>
    <w:rsid w:val="00C819D0"/>
    <w:rsid w:val="00C81B6C"/>
    <w:rsid w:val="00C8206B"/>
    <w:rsid w:val="00C82AAE"/>
    <w:rsid w:val="00C84A45"/>
    <w:rsid w:val="00C86511"/>
    <w:rsid w:val="00C874D2"/>
    <w:rsid w:val="00C9168E"/>
    <w:rsid w:val="00C930E0"/>
    <w:rsid w:val="00C937F4"/>
    <w:rsid w:val="00C93855"/>
    <w:rsid w:val="00C94ADE"/>
    <w:rsid w:val="00C95324"/>
    <w:rsid w:val="00C96464"/>
    <w:rsid w:val="00CA382E"/>
    <w:rsid w:val="00CA464D"/>
    <w:rsid w:val="00CA4D38"/>
    <w:rsid w:val="00CA538C"/>
    <w:rsid w:val="00CA54B4"/>
    <w:rsid w:val="00CA70EC"/>
    <w:rsid w:val="00CB275A"/>
    <w:rsid w:val="00CB2FA0"/>
    <w:rsid w:val="00CB5825"/>
    <w:rsid w:val="00CB5C0C"/>
    <w:rsid w:val="00CB5C91"/>
    <w:rsid w:val="00CB6330"/>
    <w:rsid w:val="00CC0829"/>
    <w:rsid w:val="00CC1B4D"/>
    <w:rsid w:val="00CC202D"/>
    <w:rsid w:val="00CC2405"/>
    <w:rsid w:val="00CC28F1"/>
    <w:rsid w:val="00CC7174"/>
    <w:rsid w:val="00CC7B2B"/>
    <w:rsid w:val="00CD024A"/>
    <w:rsid w:val="00CD0F34"/>
    <w:rsid w:val="00CD145E"/>
    <w:rsid w:val="00CD2D10"/>
    <w:rsid w:val="00CD43A6"/>
    <w:rsid w:val="00CD4785"/>
    <w:rsid w:val="00CE0107"/>
    <w:rsid w:val="00CE091A"/>
    <w:rsid w:val="00CE0E7A"/>
    <w:rsid w:val="00CE10A1"/>
    <w:rsid w:val="00CE19F7"/>
    <w:rsid w:val="00CE1AE4"/>
    <w:rsid w:val="00CE2A1C"/>
    <w:rsid w:val="00CE4940"/>
    <w:rsid w:val="00CE5CA7"/>
    <w:rsid w:val="00CF01EB"/>
    <w:rsid w:val="00CF06C4"/>
    <w:rsid w:val="00CF1A7E"/>
    <w:rsid w:val="00CF1BC0"/>
    <w:rsid w:val="00CF28B7"/>
    <w:rsid w:val="00CF39CC"/>
    <w:rsid w:val="00CF3B0F"/>
    <w:rsid w:val="00CF422F"/>
    <w:rsid w:val="00CF5340"/>
    <w:rsid w:val="00CF64E5"/>
    <w:rsid w:val="00CF7633"/>
    <w:rsid w:val="00CF7FB7"/>
    <w:rsid w:val="00D02E83"/>
    <w:rsid w:val="00D05017"/>
    <w:rsid w:val="00D055F1"/>
    <w:rsid w:val="00D05F55"/>
    <w:rsid w:val="00D062B4"/>
    <w:rsid w:val="00D1289B"/>
    <w:rsid w:val="00D12CA8"/>
    <w:rsid w:val="00D13D95"/>
    <w:rsid w:val="00D1653A"/>
    <w:rsid w:val="00D17DF2"/>
    <w:rsid w:val="00D21550"/>
    <w:rsid w:val="00D222AD"/>
    <w:rsid w:val="00D22B5B"/>
    <w:rsid w:val="00D22C3A"/>
    <w:rsid w:val="00D22E1E"/>
    <w:rsid w:val="00D23D65"/>
    <w:rsid w:val="00D24178"/>
    <w:rsid w:val="00D24A1C"/>
    <w:rsid w:val="00D2504A"/>
    <w:rsid w:val="00D250E6"/>
    <w:rsid w:val="00D31166"/>
    <w:rsid w:val="00D32ECC"/>
    <w:rsid w:val="00D4012B"/>
    <w:rsid w:val="00D4065E"/>
    <w:rsid w:val="00D427F0"/>
    <w:rsid w:val="00D43C23"/>
    <w:rsid w:val="00D444C4"/>
    <w:rsid w:val="00D45AF7"/>
    <w:rsid w:val="00D4756A"/>
    <w:rsid w:val="00D525A8"/>
    <w:rsid w:val="00D52ACF"/>
    <w:rsid w:val="00D530D5"/>
    <w:rsid w:val="00D5314C"/>
    <w:rsid w:val="00D53787"/>
    <w:rsid w:val="00D5385C"/>
    <w:rsid w:val="00D539AF"/>
    <w:rsid w:val="00D5468C"/>
    <w:rsid w:val="00D558C8"/>
    <w:rsid w:val="00D56DA9"/>
    <w:rsid w:val="00D624EC"/>
    <w:rsid w:val="00D625D4"/>
    <w:rsid w:val="00D628D4"/>
    <w:rsid w:val="00D64261"/>
    <w:rsid w:val="00D6520A"/>
    <w:rsid w:val="00D66692"/>
    <w:rsid w:val="00D70AE3"/>
    <w:rsid w:val="00D713E4"/>
    <w:rsid w:val="00D73B65"/>
    <w:rsid w:val="00D73B8E"/>
    <w:rsid w:val="00D73D41"/>
    <w:rsid w:val="00D73DBC"/>
    <w:rsid w:val="00D751EB"/>
    <w:rsid w:val="00D75A50"/>
    <w:rsid w:val="00D75A89"/>
    <w:rsid w:val="00D769ED"/>
    <w:rsid w:val="00D76B98"/>
    <w:rsid w:val="00D77608"/>
    <w:rsid w:val="00D80494"/>
    <w:rsid w:val="00D807CB"/>
    <w:rsid w:val="00D81304"/>
    <w:rsid w:val="00D82A79"/>
    <w:rsid w:val="00D84033"/>
    <w:rsid w:val="00D8426C"/>
    <w:rsid w:val="00D84DE4"/>
    <w:rsid w:val="00D90392"/>
    <w:rsid w:val="00D914A3"/>
    <w:rsid w:val="00D92A92"/>
    <w:rsid w:val="00D930BB"/>
    <w:rsid w:val="00D946C1"/>
    <w:rsid w:val="00D9548A"/>
    <w:rsid w:val="00D97CB8"/>
    <w:rsid w:val="00DA179D"/>
    <w:rsid w:val="00DA1E4B"/>
    <w:rsid w:val="00DA2D13"/>
    <w:rsid w:val="00DA4517"/>
    <w:rsid w:val="00DA514C"/>
    <w:rsid w:val="00DA52A7"/>
    <w:rsid w:val="00DA6CE0"/>
    <w:rsid w:val="00DA6E1F"/>
    <w:rsid w:val="00DA7759"/>
    <w:rsid w:val="00DA7F13"/>
    <w:rsid w:val="00DB0ED0"/>
    <w:rsid w:val="00DB1636"/>
    <w:rsid w:val="00DB21ED"/>
    <w:rsid w:val="00DB4349"/>
    <w:rsid w:val="00DB6C33"/>
    <w:rsid w:val="00DB75FF"/>
    <w:rsid w:val="00DB7C21"/>
    <w:rsid w:val="00DC2AAE"/>
    <w:rsid w:val="00DC2CB7"/>
    <w:rsid w:val="00DC3888"/>
    <w:rsid w:val="00DC440B"/>
    <w:rsid w:val="00DC4A24"/>
    <w:rsid w:val="00DC4D62"/>
    <w:rsid w:val="00DC7F92"/>
    <w:rsid w:val="00DD10A4"/>
    <w:rsid w:val="00DD268D"/>
    <w:rsid w:val="00DD33B8"/>
    <w:rsid w:val="00DD3E4C"/>
    <w:rsid w:val="00DD502C"/>
    <w:rsid w:val="00DD5FC4"/>
    <w:rsid w:val="00DD7120"/>
    <w:rsid w:val="00DD7C63"/>
    <w:rsid w:val="00DE049B"/>
    <w:rsid w:val="00DE0C52"/>
    <w:rsid w:val="00DE0E45"/>
    <w:rsid w:val="00DE5A20"/>
    <w:rsid w:val="00DE691C"/>
    <w:rsid w:val="00DF0811"/>
    <w:rsid w:val="00DF0FE2"/>
    <w:rsid w:val="00DF51EC"/>
    <w:rsid w:val="00DF6E6A"/>
    <w:rsid w:val="00DF7BE7"/>
    <w:rsid w:val="00E00EE7"/>
    <w:rsid w:val="00E01097"/>
    <w:rsid w:val="00E014CB"/>
    <w:rsid w:val="00E03ECC"/>
    <w:rsid w:val="00E1004D"/>
    <w:rsid w:val="00E104D3"/>
    <w:rsid w:val="00E125E4"/>
    <w:rsid w:val="00E12963"/>
    <w:rsid w:val="00E13FF8"/>
    <w:rsid w:val="00E1428A"/>
    <w:rsid w:val="00E145C4"/>
    <w:rsid w:val="00E14BB3"/>
    <w:rsid w:val="00E1587B"/>
    <w:rsid w:val="00E166C1"/>
    <w:rsid w:val="00E169AA"/>
    <w:rsid w:val="00E16D8E"/>
    <w:rsid w:val="00E20C0F"/>
    <w:rsid w:val="00E2458B"/>
    <w:rsid w:val="00E2468A"/>
    <w:rsid w:val="00E31719"/>
    <w:rsid w:val="00E32139"/>
    <w:rsid w:val="00E3221A"/>
    <w:rsid w:val="00E32DAA"/>
    <w:rsid w:val="00E36E4C"/>
    <w:rsid w:val="00E3769D"/>
    <w:rsid w:val="00E4022E"/>
    <w:rsid w:val="00E4488A"/>
    <w:rsid w:val="00E50172"/>
    <w:rsid w:val="00E54EAF"/>
    <w:rsid w:val="00E558E4"/>
    <w:rsid w:val="00E563E8"/>
    <w:rsid w:val="00E56549"/>
    <w:rsid w:val="00E56680"/>
    <w:rsid w:val="00E574CC"/>
    <w:rsid w:val="00E576D2"/>
    <w:rsid w:val="00E576D8"/>
    <w:rsid w:val="00E60112"/>
    <w:rsid w:val="00E6022B"/>
    <w:rsid w:val="00E60504"/>
    <w:rsid w:val="00E62DEE"/>
    <w:rsid w:val="00E62F39"/>
    <w:rsid w:val="00E63751"/>
    <w:rsid w:val="00E647C0"/>
    <w:rsid w:val="00E648C4"/>
    <w:rsid w:val="00E71C76"/>
    <w:rsid w:val="00E723A2"/>
    <w:rsid w:val="00E72F7B"/>
    <w:rsid w:val="00E73C28"/>
    <w:rsid w:val="00E74DF7"/>
    <w:rsid w:val="00E75A3D"/>
    <w:rsid w:val="00E762C6"/>
    <w:rsid w:val="00E7766F"/>
    <w:rsid w:val="00E77ABB"/>
    <w:rsid w:val="00E80067"/>
    <w:rsid w:val="00E824DD"/>
    <w:rsid w:val="00E82EA8"/>
    <w:rsid w:val="00E83912"/>
    <w:rsid w:val="00E86AAD"/>
    <w:rsid w:val="00E903DB"/>
    <w:rsid w:val="00E90EAE"/>
    <w:rsid w:val="00E9196B"/>
    <w:rsid w:val="00E943BD"/>
    <w:rsid w:val="00E954F5"/>
    <w:rsid w:val="00EA186E"/>
    <w:rsid w:val="00EA5F8F"/>
    <w:rsid w:val="00EA6423"/>
    <w:rsid w:val="00EB19E8"/>
    <w:rsid w:val="00EB214B"/>
    <w:rsid w:val="00EB30B4"/>
    <w:rsid w:val="00EB6AC4"/>
    <w:rsid w:val="00EB7428"/>
    <w:rsid w:val="00EC0025"/>
    <w:rsid w:val="00EC1380"/>
    <w:rsid w:val="00EC1463"/>
    <w:rsid w:val="00EC3E6A"/>
    <w:rsid w:val="00EC456D"/>
    <w:rsid w:val="00EC5027"/>
    <w:rsid w:val="00EC5E32"/>
    <w:rsid w:val="00EC7ADC"/>
    <w:rsid w:val="00ED22A6"/>
    <w:rsid w:val="00ED2D8B"/>
    <w:rsid w:val="00ED3981"/>
    <w:rsid w:val="00ED40B7"/>
    <w:rsid w:val="00ED42A7"/>
    <w:rsid w:val="00ED51FC"/>
    <w:rsid w:val="00ED7F7F"/>
    <w:rsid w:val="00EE0626"/>
    <w:rsid w:val="00EE120F"/>
    <w:rsid w:val="00EE7E39"/>
    <w:rsid w:val="00EF0BB0"/>
    <w:rsid w:val="00EF0C73"/>
    <w:rsid w:val="00EF36CB"/>
    <w:rsid w:val="00EF5129"/>
    <w:rsid w:val="00EF56B2"/>
    <w:rsid w:val="00EF5F2E"/>
    <w:rsid w:val="00EF6195"/>
    <w:rsid w:val="00F010A9"/>
    <w:rsid w:val="00F0347B"/>
    <w:rsid w:val="00F119E2"/>
    <w:rsid w:val="00F11AA2"/>
    <w:rsid w:val="00F13393"/>
    <w:rsid w:val="00F13E54"/>
    <w:rsid w:val="00F13F6F"/>
    <w:rsid w:val="00F144F4"/>
    <w:rsid w:val="00F156AC"/>
    <w:rsid w:val="00F21CAD"/>
    <w:rsid w:val="00F228FA"/>
    <w:rsid w:val="00F22B53"/>
    <w:rsid w:val="00F23BCE"/>
    <w:rsid w:val="00F2598F"/>
    <w:rsid w:val="00F31901"/>
    <w:rsid w:val="00F31CA9"/>
    <w:rsid w:val="00F3278E"/>
    <w:rsid w:val="00F33C00"/>
    <w:rsid w:val="00F349DD"/>
    <w:rsid w:val="00F35D88"/>
    <w:rsid w:val="00F37431"/>
    <w:rsid w:val="00F40526"/>
    <w:rsid w:val="00F42D71"/>
    <w:rsid w:val="00F430ED"/>
    <w:rsid w:val="00F444FD"/>
    <w:rsid w:val="00F45AAC"/>
    <w:rsid w:val="00F46624"/>
    <w:rsid w:val="00F46D96"/>
    <w:rsid w:val="00F56DF9"/>
    <w:rsid w:val="00F5715D"/>
    <w:rsid w:val="00F57252"/>
    <w:rsid w:val="00F57454"/>
    <w:rsid w:val="00F57A80"/>
    <w:rsid w:val="00F57D61"/>
    <w:rsid w:val="00F61B11"/>
    <w:rsid w:val="00F63D61"/>
    <w:rsid w:val="00F653FE"/>
    <w:rsid w:val="00F65579"/>
    <w:rsid w:val="00F721EB"/>
    <w:rsid w:val="00F723C9"/>
    <w:rsid w:val="00F72AD8"/>
    <w:rsid w:val="00F72B7B"/>
    <w:rsid w:val="00F73710"/>
    <w:rsid w:val="00F74EFD"/>
    <w:rsid w:val="00F75043"/>
    <w:rsid w:val="00F75858"/>
    <w:rsid w:val="00F769D3"/>
    <w:rsid w:val="00F80519"/>
    <w:rsid w:val="00F83B5F"/>
    <w:rsid w:val="00F8504B"/>
    <w:rsid w:val="00F860B3"/>
    <w:rsid w:val="00F87A76"/>
    <w:rsid w:val="00F90137"/>
    <w:rsid w:val="00F90ADA"/>
    <w:rsid w:val="00F96829"/>
    <w:rsid w:val="00F97D82"/>
    <w:rsid w:val="00FA18CD"/>
    <w:rsid w:val="00FA1A57"/>
    <w:rsid w:val="00FA2089"/>
    <w:rsid w:val="00FA2380"/>
    <w:rsid w:val="00FA3B97"/>
    <w:rsid w:val="00FA3F21"/>
    <w:rsid w:val="00FA4839"/>
    <w:rsid w:val="00FA4B07"/>
    <w:rsid w:val="00FA6901"/>
    <w:rsid w:val="00FA6BAD"/>
    <w:rsid w:val="00FB19CA"/>
    <w:rsid w:val="00FB2FF5"/>
    <w:rsid w:val="00FB3E9E"/>
    <w:rsid w:val="00FB52C1"/>
    <w:rsid w:val="00FB5756"/>
    <w:rsid w:val="00FB6CBF"/>
    <w:rsid w:val="00FB6FA7"/>
    <w:rsid w:val="00FB7B58"/>
    <w:rsid w:val="00FC1608"/>
    <w:rsid w:val="00FC2BEC"/>
    <w:rsid w:val="00FC2C5F"/>
    <w:rsid w:val="00FC3586"/>
    <w:rsid w:val="00FC3FE6"/>
    <w:rsid w:val="00FC5786"/>
    <w:rsid w:val="00FC5DA4"/>
    <w:rsid w:val="00FC7178"/>
    <w:rsid w:val="00FC7BC3"/>
    <w:rsid w:val="00FD0A9E"/>
    <w:rsid w:val="00FD1368"/>
    <w:rsid w:val="00FD4174"/>
    <w:rsid w:val="00FD438B"/>
    <w:rsid w:val="00FD52E5"/>
    <w:rsid w:val="00FE07B4"/>
    <w:rsid w:val="00FE1979"/>
    <w:rsid w:val="00FE1F09"/>
    <w:rsid w:val="00FE39FA"/>
    <w:rsid w:val="00FE43F1"/>
    <w:rsid w:val="00FE44E3"/>
    <w:rsid w:val="00FF038A"/>
    <w:rsid w:val="00FF1B9C"/>
    <w:rsid w:val="00FF1EB5"/>
    <w:rsid w:val="00FF7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1F56A7"/>
  <w15:docId w15:val="{C65E62E7-5261-4326-A7FA-7312016A6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heme="minorBidi"/>
        <w:kern w:val="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4CA"/>
    <w:rPr>
      <w:rFonts w:asciiTheme="minorHAnsi" w:eastAsiaTheme="minorHAnsi" w:hAnsiTheme="minorHAnsi"/>
      <w:kern w:val="0"/>
      <w:sz w:val="22"/>
      <w:szCs w:val="22"/>
      <w:lang w:eastAsia="en-US"/>
    </w:rPr>
  </w:style>
  <w:style w:type="paragraph" w:styleId="Heading1">
    <w:name w:val="heading 1"/>
    <w:aliases w:val="x"/>
    <w:basedOn w:val="Normal"/>
    <w:next w:val="Normal"/>
    <w:link w:val="Heading1Char"/>
    <w:qFormat/>
    <w:rsid w:val="00F87A76"/>
    <w:pPr>
      <w:spacing w:before="240"/>
      <w:outlineLvl w:val="0"/>
    </w:pPr>
    <w:rPr>
      <w:rFonts w:ascii="Arial" w:hAnsi="Arial"/>
      <w:b/>
      <w:u w:val="single"/>
    </w:rPr>
  </w:style>
  <w:style w:type="paragraph" w:styleId="Heading2">
    <w:name w:val="heading 2"/>
    <w:basedOn w:val="Normal"/>
    <w:next w:val="Normal"/>
    <w:link w:val="Heading2Char"/>
    <w:qFormat/>
    <w:rsid w:val="00F87A76"/>
    <w:pPr>
      <w:spacing w:before="120"/>
      <w:outlineLvl w:val="1"/>
    </w:pPr>
    <w:rPr>
      <w:rFonts w:ascii="Arial" w:hAnsi="Arial" w:cstheme="majorBidi"/>
      <w:b/>
    </w:rPr>
  </w:style>
  <w:style w:type="paragraph" w:styleId="Heading3">
    <w:name w:val="heading 3"/>
    <w:basedOn w:val="Normal"/>
    <w:next w:val="Normal"/>
    <w:link w:val="Heading3Char"/>
    <w:qFormat/>
    <w:rsid w:val="00F87A76"/>
    <w:pPr>
      <w:ind w:left="360"/>
      <w:outlineLvl w:val="2"/>
    </w:pPr>
    <w:rPr>
      <w:b/>
    </w:rPr>
  </w:style>
  <w:style w:type="paragraph" w:styleId="Heading4">
    <w:name w:val="heading 4"/>
    <w:basedOn w:val="Normal"/>
    <w:next w:val="Normal"/>
    <w:link w:val="Heading4Char"/>
    <w:qFormat/>
    <w:rsid w:val="00F87A76"/>
    <w:pPr>
      <w:keepNext/>
      <w:keepLines/>
      <w:spacing w:before="240" w:line="480" w:lineRule="atLeast"/>
      <w:ind w:left="907" w:hanging="907"/>
      <w:outlineLvl w:val="3"/>
    </w:pPr>
    <w:rPr>
      <w:rFonts w:ascii="Arial" w:hAnsi="Arial" w:cstheme="majorBidi"/>
      <w:b/>
    </w:rPr>
  </w:style>
  <w:style w:type="paragraph" w:styleId="Heading5">
    <w:name w:val="heading 5"/>
    <w:basedOn w:val="Normal"/>
    <w:next w:val="Normal"/>
    <w:link w:val="Heading5Char"/>
    <w:qFormat/>
    <w:rsid w:val="00F87A76"/>
    <w:pPr>
      <w:ind w:left="706"/>
      <w:outlineLvl w:val="4"/>
    </w:pPr>
    <w:rPr>
      <w:b/>
    </w:rPr>
  </w:style>
  <w:style w:type="paragraph" w:styleId="Heading6">
    <w:name w:val="heading 6"/>
    <w:basedOn w:val="Normal"/>
    <w:next w:val="Normal"/>
    <w:link w:val="Heading6Char"/>
    <w:qFormat/>
    <w:rsid w:val="00F87A76"/>
    <w:pPr>
      <w:ind w:left="706"/>
      <w:outlineLvl w:val="5"/>
    </w:pPr>
    <w:rPr>
      <w:rFonts w:cstheme="majorBidi"/>
      <w:u w:val="single"/>
    </w:rPr>
  </w:style>
  <w:style w:type="paragraph" w:styleId="Heading7">
    <w:name w:val="heading 7"/>
    <w:basedOn w:val="Normal"/>
    <w:next w:val="Normal"/>
    <w:link w:val="Heading7Char"/>
    <w:qFormat/>
    <w:rsid w:val="00F87A76"/>
    <w:pPr>
      <w:ind w:left="706"/>
      <w:outlineLvl w:val="6"/>
    </w:pPr>
    <w:rPr>
      <w:i/>
    </w:rPr>
  </w:style>
  <w:style w:type="paragraph" w:styleId="Heading8">
    <w:name w:val="heading 8"/>
    <w:basedOn w:val="Normal"/>
    <w:next w:val="Normal"/>
    <w:link w:val="Heading8Char"/>
    <w:qFormat/>
    <w:rsid w:val="00F87A76"/>
    <w:pPr>
      <w:ind w:left="706"/>
      <w:outlineLvl w:val="7"/>
    </w:pPr>
    <w:rPr>
      <w:rFonts w:cstheme="majorBidi"/>
      <w:i/>
    </w:rPr>
  </w:style>
  <w:style w:type="paragraph" w:styleId="Heading9">
    <w:name w:val="heading 9"/>
    <w:basedOn w:val="Normal"/>
    <w:next w:val="Normal"/>
    <w:link w:val="Heading9Char"/>
    <w:qFormat/>
    <w:rsid w:val="00F87A76"/>
    <w:pPr>
      <w:ind w:left="706"/>
      <w:outlineLvl w:val="8"/>
    </w:pPr>
    <w:rPr>
      <w:rFonts w:cstheme="majorBidi"/>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BA2DE7"/>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BA2DE7"/>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BA2DE7"/>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BA2DE7"/>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BA2DE7"/>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BA2DE7"/>
    <w:pPr>
      <w:widowControl w:val="0"/>
      <w:spacing w:before="240" w:after="240" w:line="340" w:lineRule="atLeast"/>
      <w:ind w:left="113" w:right="567"/>
    </w:pPr>
    <w:rPr>
      <w:snapToGrid/>
    </w:rPr>
  </w:style>
  <w:style w:type="paragraph" w:customStyle="1" w:styleId="Mdeck3keywords">
    <w:name w:val="M_deck_3_keywords"/>
    <w:basedOn w:val="Mdeck4text"/>
    <w:next w:val="Normal"/>
    <w:qFormat/>
    <w:rsid w:val="00BA2DE7"/>
    <w:pPr>
      <w:spacing w:before="240"/>
      <w:ind w:left="113" w:firstLine="0"/>
    </w:pPr>
  </w:style>
  <w:style w:type="paragraph" w:customStyle="1" w:styleId="Mdeck3publcationhistory">
    <w:name w:val="M_deck_3_publcation_history"/>
    <w:next w:val="Normal"/>
    <w:qFormat/>
    <w:rsid w:val="00BA2DE7"/>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BA2DE7"/>
    <w:pPr>
      <w:spacing w:line="340" w:lineRule="atLeast"/>
      <w:outlineLvl w:val="0"/>
    </w:pPr>
    <w:rPr>
      <w:b/>
      <w:snapToGrid/>
    </w:rPr>
  </w:style>
  <w:style w:type="paragraph" w:customStyle="1" w:styleId="Mdeck4heading2">
    <w:name w:val="M_deck_4_heading_2"/>
    <w:basedOn w:val="MHeading3"/>
    <w:next w:val="Normal"/>
    <w:qFormat/>
    <w:rsid w:val="00BA2DE7"/>
    <w:pPr>
      <w:outlineLvl w:val="1"/>
    </w:pPr>
    <w:rPr>
      <w:i/>
      <w:snapToGrid/>
    </w:rPr>
  </w:style>
  <w:style w:type="paragraph" w:customStyle="1" w:styleId="Mdeck4heading3">
    <w:name w:val="M_deck_4_heading_3"/>
    <w:basedOn w:val="Mdeck4text"/>
    <w:next w:val="Normal"/>
    <w:qFormat/>
    <w:rsid w:val="00BA2DE7"/>
    <w:pPr>
      <w:spacing w:before="240" w:after="120" w:line="340" w:lineRule="atLeast"/>
      <w:ind w:firstLineChars="50" w:firstLine="50"/>
      <w:outlineLvl w:val="2"/>
    </w:pPr>
    <w:rPr>
      <w:snapToGrid/>
    </w:rPr>
  </w:style>
  <w:style w:type="paragraph" w:customStyle="1" w:styleId="Mdeck4text">
    <w:name w:val="M_deck_4_text"/>
    <w:qFormat/>
    <w:rsid w:val="00BA2DE7"/>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BA2DE7"/>
    <w:pPr>
      <w:numPr>
        <w:numId w:val="4"/>
      </w:numPr>
      <w:spacing w:before="120" w:after="120" w:line="340" w:lineRule="atLeast"/>
    </w:pPr>
    <w:rPr>
      <w:snapToGrid/>
    </w:rPr>
  </w:style>
  <w:style w:type="paragraph" w:customStyle="1" w:styleId="Mdeck4textfirstlinezero">
    <w:name w:val="M_deck_4_text_firstline_zero"/>
    <w:basedOn w:val="Mdeck4text"/>
    <w:next w:val="Mdeck4text"/>
    <w:qFormat/>
    <w:rsid w:val="00BA2DE7"/>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BA2DE7"/>
    <w:rPr>
      <w:i/>
    </w:rPr>
  </w:style>
  <w:style w:type="paragraph" w:customStyle="1" w:styleId="Mdeck4textlrindent">
    <w:name w:val="M_deck_4_text_lr_indent"/>
    <w:basedOn w:val="Mdeck4text"/>
    <w:qFormat/>
    <w:rsid w:val="00BA2DE7"/>
    <w:pPr>
      <w:spacing w:before="120" w:after="120" w:line="260" w:lineRule="atLeast"/>
      <w:ind w:left="425" w:right="425" w:firstLine="0"/>
    </w:pPr>
    <w:rPr>
      <w:rFonts w:ascii="Palatino Linotype" w:hAnsi="Palatino Linotype"/>
      <w:sz w:val="20"/>
    </w:rPr>
  </w:style>
  <w:style w:type="paragraph" w:customStyle="1" w:styleId="Mdeck4textnumberedlist">
    <w:name w:val="M_deck_4_text_numbered_list"/>
    <w:basedOn w:val="Mdeck4text"/>
    <w:qFormat/>
    <w:rsid w:val="00BA2DE7"/>
    <w:pPr>
      <w:numPr>
        <w:numId w:val="5"/>
      </w:numPr>
      <w:spacing w:before="120" w:after="120" w:line="340" w:lineRule="atLeast"/>
    </w:pPr>
    <w:rPr>
      <w:snapToGrid/>
    </w:rPr>
  </w:style>
  <w:style w:type="paragraph" w:customStyle="1" w:styleId="Mdeck5tablebody">
    <w:name w:val="M_deck_5_table_body"/>
    <w:qFormat/>
    <w:rsid w:val="00BA2DE7"/>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eNormal"/>
    <w:uiPriority w:val="99"/>
    <w:rsid w:val="00BA2DE7"/>
    <w:pPr>
      <w:adjustRightInd w:val="0"/>
      <w:snapToGrid w:val="0"/>
      <w:spacing w:line="300" w:lineRule="exact"/>
      <w:jc w:val="center"/>
    </w:pPr>
    <w:rPr>
      <w:rFonts w:eastAsiaTheme="minorEastAsia"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BA2DE7"/>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BA2DE7"/>
    <w:pPr>
      <w:spacing w:line="300" w:lineRule="exact"/>
    </w:pPr>
  </w:style>
  <w:style w:type="paragraph" w:customStyle="1" w:styleId="Mdeck5tableheader">
    <w:name w:val="M_deck_5_table_header"/>
    <w:basedOn w:val="Mdeck5tablefooter"/>
    <w:rsid w:val="00BA2DE7"/>
  </w:style>
  <w:style w:type="paragraph" w:customStyle="1" w:styleId="Mdeck6figurebody">
    <w:name w:val="M_deck_6_figure_body"/>
    <w:qFormat/>
    <w:rsid w:val="00BA2DE7"/>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BA2DE7"/>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BA2DE7"/>
    <w:pPr>
      <w:spacing w:before="120" w:after="120"/>
      <w:ind w:left="709" w:firstLine="0"/>
      <w:jc w:val="center"/>
    </w:pPr>
    <w:rPr>
      <w:i/>
      <w:snapToGrid/>
      <w:szCs w:val="24"/>
      <w:lang w:eastAsia="en-US"/>
    </w:rPr>
  </w:style>
  <w:style w:type="paragraph" w:customStyle="1" w:styleId="Mdeck8references">
    <w:name w:val="M_deck_8_references"/>
    <w:qFormat/>
    <w:rsid w:val="00BA2DE7"/>
    <w:pPr>
      <w:numPr>
        <w:numId w:val="6"/>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Heading2Char">
    <w:name w:val="Heading 2 Char"/>
    <w:basedOn w:val="DefaultParagraphFont"/>
    <w:link w:val="Heading2"/>
    <w:rsid w:val="00F87A76"/>
    <w:rPr>
      <w:rFonts w:ascii="Arial" w:eastAsia="Times New Roman" w:hAnsi="Arial" w:cstheme="majorBidi"/>
      <w:b/>
      <w:color w:val="000000"/>
      <w:kern w:val="0"/>
      <w:sz w:val="24"/>
      <w:lang w:eastAsia="de-DE"/>
    </w:rPr>
  </w:style>
  <w:style w:type="paragraph" w:customStyle="1" w:styleId="berschrift3">
    <w:name w:val="Überschrift3"/>
    <w:basedOn w:val="Heading2"/>
    <w:uiPriority w:val="99"/>
    <w:rsid w:val="00F87A76"/>
    <w:pPr>
      <w:keepNext/>
      <w:tabs>
        <w:tab w:val="num" w:pos="360"/>
      </w:tabs>
      <w:spacing w:before="0"/>
      <w:ind w:left="576" w:hanging="576"/>
    </w:pPr>
    <w:rPr>
      <w:rFonts w:cs="Arial"/>
      <w:bCs/>
      <w:iCs/>
      <w:sz w:val="18"/>
      <w:szCs w:val="28"/>
      <w:lang w:val="de-DE"/>
    </w:rPr>
  </w:style>
  <w:style w:type="character" w:customStyle="1" w:styleId="Heading1Char">
    <w:name w:val="Heading 1 Char"/>
    <w:aliases w:val="x Char"/>
    <w:basedOn w:val="DefaultParagraphFont"/>
    <w:link w:val="Heading1"/>
    <w:rsid w:val="00F87A76"/>
    <w:rPr>
      <w:rFonts w:ascii="Arial" w:eastAsia="Times New Roman" w:hAnsi="Arial" w:cs="Times New Roman"/>
      <w:b/>
      <w:color w:val="000000"/>
      <w:kern w:val="0"/>
      <w:sz w:val="24"/>
      <w:u w:val="single"/>
      <w:lang w:eastAsia="de-DE"/>
    </w:rPr>
  </w:style>
  <w:style w:type="character" w:customStyle="1" w:styleId="Heading3Char">
    <w:name w:val="Heading 3 Char"/>
    <w:basedOn w:val="DefaultParagraphFont"/>
    <w:link w:val="Heading3"/>
    <w:rsid w:val="00F87A76"/>
    <w:rPr>
      <w:rFonts w:eastAsia="Times New Roman" w:cs="Times New Roman"/>
      <w:b/>
      <w:color w:val="000000"/>
      <w:kern w:val="0"/>
      <w:sz w:val="24"/>
      <w:lang w:eastAsia="de-DE"/>
    </w:rPr>
  </w:style>
  <w:style w:type="character" w:customStyle="1" w:styleId="Heading4Char">
    <w:name w:val="Heading 4 Char"/>
    <w:basedOn w:val="DefaultParagraphFont"/>
    <w:link w:val="Heading4"/>
    <w:rsid w:val="00F87A76"/>
    <w:rPr>
      <w:rFonts w:ascii="Arial" w:eastAsia="Times New Roman" w:hAnsi="Arial" w:cstheme="majorBidi"/>
      <w:b/>
      <w:color w:val="000000"/>
      <w:kern w:val="0"/>
      <w:sz w:val="24"/>
      <w:lang w:eastAsia="de-DE"/>
    </w:rPr>
  </w:style>
  <w:style w:type="character" w:customStyle="1" w:styleId="Heading5Char">
    <w:name w:val="Heading 5 Char"/>
    <w:basedOn w:val="DefaultParagraphFont"/>
    <w:link w:val="Heading5"/>
    <w:rsid w:val="00F87A76"/>
    <w:rPr>
      <w:rFonts w:eastAsia="Times New Roman" w:cs="Times New Roman"/>
      <w:b/>
      <w:color w:val="000000"/>
      <w:kern w:val="0"/>
      <w:sz w:val="24"/>
      <w:lang w:eastAsia="de-DE"/>
    </w:rPr>
  </w:style>
  <w:style w:type="character" w:customStyle="1" w:styleId="Heading6Char">
    <w:name w:val="Heading 6 Char"/>
    <w:basedOn w:val="DefaultParagraphFont"/>
    <w:link w:val="Heading6"/>
    <w:rsid w:val="00F87A76"/>
    <w:rPr>
      <w:rFonts w:eastAsia="Times New Roman" w:cstheme="majorBidi"/>
      <w:color w:val="000000"/>
      <w:kern w:val="0"/>
      <w:sz w:val="24"/>
      <w:u w:val="single"/>
      <w:lang w:eastAsia="de-DE"/>
    </w:rPr>
  </w:style>
  <w:style w:type="character" w:customStyle="1" w:styleId="Heading7Char">
    <w:name w:val="Heading 7 Char"/>
    <w:basedOn w:val="DefaultParagraphFont"/>
    <w:link w:val="Heading7"/>
    <w:rsid w:val="00F87A76"/>
    <w:rPr>
      <w:rFonts w:eastAsia="Times New Roman" w:cs="Times New Roman"/>
      <w:i/>
      <w:color w:val="000000"/>
      <w:kern w:val="0"/>
      <w:sz w:val="24"/>
      <w:lang w:eastAsia="de-DE"/>
    </w:rPr>
  </w:style>
  <w:style w:type="character" w:customStyle="1" w:styleId="Heading8Char">
    <w:name w:val="Heading 8 Char"/>
    <w:basedOn w:val="DefaultParagraphFont"/>
    <w:link w:val="Heading8"/>
    <w:rsid w:val="00F87A76"/>
    <w:rPr>
      <w:rFonts w:eastAsia="Times New Roman" w:cstheme="majorBidi"/>
      <w:i/>
      <w:color w:val="000000"/>
      <w:kern w:val="0"/>
      <w:sz w:val="24"/>
      <w:lang w:eastAsia="de-DE"/>
    </w:rPr>
  </w:style>
  <w:style w:type="character" w:customStyle="1" w:styleId="Heading9Char">
    <w:name w:val="Heading 9 Char"/>
    <w:basedOn w:val="DefaultParagraphFont"/>
    <w:link w:val="Heading9"/>
    <w:rsid w:val="00F87A76"/>
    <w:rPr>
      <w:rFonts w:eastAsia="Times New Roman" w:cstheme="majorBidi"/>
      <w:i/>
      <w:color w:val="000000"/>
      <w:kern w:val="0"/>
      <w:sz w:val="24"/>
      <w:lang w:eastAsia="de-DE"/>
    </w:rPr>
  </w:style>
  <w:style w:type="character" w:styleId="Hyperlink">
    <w:name w:val="Hyperlink"/>
    <w:uiPriority w:val="99"/>
    <w:rsid w:val="00F87A76"/>
    <w:rPr>
      <w:color w:val="0000FF"/>
      <w:u w:val="single"/>
    </w:rPr>
  </w:style>
  <w:style w:type="character" w:styleId="FollowedHyperlink">
    <w:name w:val="FollowedHyperlink"/>
    <w:basedOn w:val="DefaultParagraphFont"/>
    <w:rsid w:val="00F87A76"/>
    <w:rPr>
      <w:color w:val="954F72" w:themeColor="followedHyperlink"/>
      <w:u w:val="single"/>
    </w:rPr>
  </w:style>
  <w:style w:type="character" w:styleId="LineNumber">
    <w:name w:val="line number"/>
    <w:basedOn w:val="DefaultParagraphFont"/>
    <w:uiPriority w:val="99"/>
    <w:rsid w:val="00F87A76"/>
  </w:style>
  <w:style w:type="paragraph" w:styleId="FootnoteText">
    <w:name w:val="footnote text"/>
    <w:basedOn w:val="Normal"/>
    <w:link w:val="FootnoteTextChar"/>
    <w:rsid w:val="00F87A76"/>
  </w:style>
  <w:style w:type="character" w:customStyle="1" w:styleId="FootnoteTextChar">
    <w:name w:val="Footnote Text Char"/>
    <w:basedOn w:val="DefaultParagraphFont"/>
    <w:link w:val="FootnoteText"/>
    <w:rsid w:val="00F87A76"/>
    <w:rPr>
      <w:rFonts w:eastAsia="Times New Roman" w:cs="Times New Roman"/>
      <w:color w:val="000000"/>
      <w:kern w:val="0"/>
      <w:sz w:val="24"/>
      <w:lang w:eastAsia="de-DE"/>
    </w:rPr>
  </w:style>
  <w:style w:type="paragraph" w:styleId="List">
    <w:name w:val="List"/>
    <w:basedOn w:val="Normal"/>
    <w:rsid w:val="00F87A76"/>
    <w:pPr>
      <w:ind w:left="200" w:hangingChars="200" w:hanging="200"/>
      <w:contextualSpacing/>
    </w:pPr>
  </w:style>
  <w:style w:type="paragraph" w:styleId="ListBullet">
    <w:name w:val="List Bullet"/>
    <w:basedOn w:val="Normal"/>
    <w:rsid w:val="00F87A76"/>
    <w:pPr>
      <w:tabs>
        <w:tab w:val="num" w:pos="360"/>
      </w:tabs>
      <w:ind w:left="200" w:hangingChars="200" w:hanging="200"/>
      <w:contextualSpacing/>
    </w:pPr>
  </w:style>
  <w:style w:type="paragraph" w:styleId="ListParagraph">
    <w:name w:val="List Paragraph"/>
    <w:basedOn w:val="Normal"/>
    <w:uiPriority w:val="34"/>
    <w:qFormat/>
    <w:rsid w:val="00F87A76"/>
    <w:pPr>
      <w:ind w:firstLineChars="200" w:firstLine="420"/>
    </w:pPr>
  </w:style>
  <w:style w:type="paragraph" w:styleId="BalloonText">
    <w:name w:val="Balloon Text"/>
    <w:basedOn w:val="Normal"/>
    <w:link w:val="BalloonTextChar"/>
    <w:uiPriority w:val="99"/>
    <w:rsid w:val="00F87A76"/>
    <w:rPr>
      <w:rFonts w:cs="Tahoma"/>
      <w:sz w:val="18"/>
      <w:szCs w:val="18"/>
    </w:rPr>
  </w:style>
  <w:style w:type="character" w:customStyle="1" w:styleId="BalloonTextChar">
    <w:name w:val="Balloon Text Char"/>
    <w:basedOn w:val="DefaultParagraphFont"/>
    <w:link w:val="BalloonText"/>
    <w:uiPriority w:val="99"/>
    <w:rsid w:val="00F87A76"/>
    <w:rPr>
      <w:rFonts w:eastAsia="Times New Roman" w:cs="Tahoma"/>
      <w:color w:val="000000"/>
      <w:kern w:val="0"/>
      <w:sz w:val="18"/>
      <w:szCs w:val="18"/>
      <w:lang w:eastAsia="de-DE"/>
    </w:rPr>
  </w:style>
  <w:style w:type="paragraph" w:styleId="CommentText">
    <w:name w:val="annotation text"/>
    <w:basedOn w:val="Normal"/>
    <w:link w:val="CommentTextChar"/>
    <w:uiPriority w:val="99"/>
    <w:rsid w:val="00F87A76"/>
  </w:style>
  <w:style w:type="character" w:customStyle="1" w:styleId="CommentTextChar">
    <w:name w:val="Comment Text Char"/>
    <w:basedOn w:val="DefaultParagraphFont"/>
    <w:link w:val="CommentText"/>
    <w:uiPriority w:val="99"/>
    <w:rsid w:val="00F87A76"/>
    <w:rPr>
      <w:rFonts w:eastAsia="Times New Roman" w:cs="Times New Roman"/>
      <w:color w:val="000000"/>
      <w:kern w:val="0"/>
      <w:sz w:val="24"/>
      <w:lang w:eastAsia="de-DE"/>
    </w:rPr>
  </w:style>
  <w:style w:type="character" w:styleId="CommentReference">
    <w:name w:val="annotation reference"/>
    <w:basedOn w:val="DefaultParagraphFont"/>
    <w:uiPriority w:val="99"/>
    <w:rsid w:val="00F87A76"/>
    <w:rPr>
      <w:sz w:val="21"/>
      <w:szCs w:val="21"/>
    </w:rPr>
  </w:style>
  <w:style w:type="paragraph" w:styleId="CommentSubject">
    <w:name w:val="annotation subject"/>
    <w:basedOn w:val="CommentText"/>
    <w:next w:val="CommentText"/>
    <w:link w:val="CommentSubjectChar"/>
    <w:rsid w:val="00F87A76"/>
    <w:rPr>
      <w:b/>
      <w:bCs/>
    </w:rPr>
  </w:style>
  <w:style w:type="character" w:customStyle="1" w:styleId="CommentSubjectChar">
    <w:name w:val="Comment Subject Char"/>
    <w:basedOn w:val="CommentTextChar"/>
    <w:link w:val="CommentSubject"/>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phy">
    <w:name w:val="Bibliography"/>
    <w:basedOn w:val="Normal"/>
    <w:next w:val="Normal"/>
    <w:uiPriority w:val="37"/>
    <w:semiHidden/>
    <w:unhideWhenUsed/>
    <w:rsid w:val="00F87A76"/>
  </w:style>
  <w:style w:type="paragraph" w:styleId="Caption">
    <w:name w:val="caption"/>
    <w:basedOn w:val="Normal"/>
    <w:next w:val="Normal"/>
    <w:qFormat/>
    <w:rsid w:val="00F87A76"/>
    <w:pPr>
      <w:ind w:left="850" w:hanging="850"/>
      <w:jc w:val="center"/>
    </w:pPr>
    <w:rPr>
      <w:b/>
      <w:bCs/>
      <w:szCs w:val="24"/>
    </w:rPr>
  </w:style>
  <w:style w:type="paragraph" w:styleId="TableofFigures">
    <w:name w:val="table of figures"/>
    <w:basedOn w:val="Normal"/>
    <w:next w:val="Normal"/>
    <w:rsid w:val="00F87A76"/>
    <w:pPr>
      <w:tabs>
        <w:tab w:val="left" w:pos="374"/>
      </w:tabs>
      <w:snapToGrid w:val="0"/>
      <w:spacing w:line="220" w:lineRule="exact"/>
    </w:pPr>
    <w:rPr>
      <w:sz w:val="16"/>
      <w:szCs w:val="16"/>
    </w:rPr>
  </w:style>
  <w:style w:type="table" w:styleId="TableGrid">
    <w:name w:val="Table Grid"/>
    <w:basedOn w:val="TableNormal"/>
    <w:uiPriority w:val="3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rsid w:val="00F87A76"/>
    <w:pPr>
      <w:spacing w:line="360" w:lineRule="auto"/>
    </w:pPr>
    <w:rPr>
      <w:szCs w:val="24"/>
      <w:lang w:val="en-GB" w:eastAsia="ar-SA"/>
    </w:rPr>
  </w:style>
  <w:style w:type="character" w:customStyle="1" w:styleId="EndnoteTextChar">
    <w:name w:val="Endnote Text Char"/>
    <w:basedOn w:val="DefaultParagraphFont"/>
    <w:link w:val="EndnoteText"/>
    <w:rsid w:val="00F87A76"/>
    <w:rPr>
      <w:rFonts w:eastAsia="Times New Roman" w:cs="Times New Roman"/>
      <w:color w:val="000000"/>
      <w:kern w:val="0"/>
      <w:sz w:val="24"/>
      <w:szCs w:val="24"/>
      <w:lang w:val="en-GB" w:eastAsia="ar-SA"/>
    </w:rPr>
  </w:style>
  <w:style w:type="character" w:styleId="EndnoteReference">
    <w:name w:val="endnote reference"/>
    <w:basedOn w:val="DefaultParagraphFont"/>
    <w:rsid w:val="00F87A76"/>
    <w:rPr>
      <w:vertAlign w:val="superscript"/>
    </w:rPr>
  </w:style>
  <w:style w:type="paragraph" w:styleId="Footer">
    <w:name w:val="footer"/>
    <w:basedOn w:val="Normal"/>
    <w:link w:val="FooterChar"/>
    <w:uiPriority w:val="99"/>
    <w:rsid w:val="00F87A76"/>
    <w:pPr>
      <w:tabs>
        <w:tab w:val="center" w:pos="4153"/>
        <w:tab w:val="right" w:pos="8306"/>
      </w:tabs>
      <w:snapToGrid w:val="0"/>
      <w:spacing w:line="240" w:lineRule="atLeast"/>
    </w:pPr>
    <w:rPr>
      <w:sz w:val="18"/>
      <w:szCs w:val="18"/>
    </w:rPr>
  </w:style>
  <w:style w:type="character" w:customStyle="1" w:styleId="FooterChar">
    <w:name w:val="Footer Char"/>
    <w:basedOn w:val="DefaultParagraphFont"/>
    <w:link w:val="Footer"/>
    <w:uiPriority w:val="99"/>
    <w:rsid w:val="00F87A76"/>
    <w:rPr>
      <w:rFonts w:eastAsia="Times New Roman" w:cs="Times New Roman"/>
      <w:color w:val="000000"/>
      <w:kern w:val="0"/>
      <w:sz w:val="18"/>
      <w:szCs w:val="18"/>
      <w:lang w:eastAsia="de-DE"/>
    </w:rPr>
  </w:style>
  <w:style w:type="character" w:styleId="PageNumber">
    <w:name w:val="page number"/>
    <w:basedOn w:val="DefaultParagraphFont"/>
    <w:rsid w:val="00F87A76"/>
  </w:style>
  <w:style w:type="paragraph" w:styleId="Header">
    <w:name w:val="header"/>
    <w:basedOn w:val="Normal"/>
    <w:link w:val="HeaderCh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basedOn w:val="DefaultParagraphFont"/>
    <w:link w:val="Header"/>
    <w:uiPriority w:val="99"/>
    <w:rsid w:val="00F87A76"/>
    <w:rPr>
      <w:rFonts w:eastAsia="Times New Roman" w:cs="Times New Roman"/>
      <w:color w:val="000000"/>
      <w:kern w:val="0"/>
      <w:sz w:val="18"/>
      <w:szCs w:val="18"/>
      <w:lang w:eastAsia="de-DE"/>
    </w:rPr>
  </w:style>
  <w:style w:type="paragraph" w:styleId="BodyText">
    <w:name w:val="Body Text"/>
    <w:link w:val="BodyTextChar"/>
    <w:rsid w:val="00F87A76"/>
    <w:pPr>
      <w:spacing w:after="120" w:line="340" w:lineRule="atLeast"/>
      <w:jc w:val="both"/>
    </w:pPr>
    <w:rPr>
      <w:rFonts w:cs="Times New Roman"/>
      <w:color w:val="000000"/>
      <w:kern w:val="0"/>
      <w:sz w:val="24"/>
      <w:lang w:eastAsia="de-DE"/>
    </w:rPr>
  </w:style>
  <w:style w:type="character" w:customStyle="1" w:styleId="BodyTextChar">
    <w:name w:val="Body Text Char"/>
    <w:basedOn w:val="DefaultParagraphFont"/>
    <w:link w:val="BodyText"/>
    <w:rsid w:val="00F87A76"/>
    <w:rPr>
      <w:rFonts w:cs="Times New Roman"/>
      <w:color w:val="000000"/>
      <w:kern w:val="0"/>
      <w:sz w:val="24"/>
      <w:lang w:eastAsia="de-DE"/>
    </w:rPr>
  </w:style>
  <w:style w:type="paragraph" w:customStyle="1" w:styleId="Mdeck4text2nd">
    <w:name w:val="M_deck_4_text_2nd"/>
    <w:qFormat/>
    <w:rsid w:val="00BA2DE7"/>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PlaceholderText">
    <w:name w:val="Placeholder Text"/>
    <w:basedOn w:val="DefaultParagraphFont"/>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1"/>
      </w:numPr>
      <w:ind w:left="425" w:hanging="425"/>
    </w:pPr>
  </w:style>
  <w:style w:type="paragraph" w:customStyle="1" w:styleId="MDPI38bullet">
    <w:name w:val="MDPI_3.8_bullet"/>
    <w:basedOn w:val="MDPI31text"/>
    <w:qFormat/>
    <w:rsid w:val="00B83B50"/>
    <w:pPr>
      <w:numPr>
        <w:numId w:val="2"/>
      </w:numPr>
      <w:ind w:left="425" w:hanging="425"/>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3"/>
      </w:numPr>
      <w:spacing w:before="0" w:line="260" w:lineRule="atLeast"/>
      <w:ind w:left="425" w:hanging="425"/>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511onefigurecaption">
    <w:name w:val="MDPI_5.1.1_one_figur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 w:type="paragraph" w:styleId="Revision">
    <w:name w:val="Revision"/>
    <w:hidden/>
    <w:uiPriority w:val="99"/>
    <w:semiHidden/>
    <w:rsid w:val="007D7146"/>
    <w:rPr>
      <w:rFonts w:asciiTheme="minorHAnsi" w:eastAsiaTheme="minorHAnsi" w:hAnsiTheme="minorHAnsi"/>
      <w:kern w:val="0"/>
      <w:sz w:val="22"/>
      <w:szCs w:val="22"/>
      <w:lang w:eastAsia="en-US"/>
    </w:rPr>
  </w:style>
  <w:style w:type="character" w:styleId="Emphasis">
    <w:name w:val="Emphasis"/>
    <w:basedOn w:val="DefaultParagraphFont"/>
    <w:uiPriority w:val="20"/>
    <w:qFormat/>
    <w:rsid w:val="0008070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226382">
      <w:bodyDiv w:val="1"/>
      <w:marLeft w:val="0"/>
      <w:marRight w:val="0"/>
      <w:marTop w:val="0"/>
      <w:marBottom w:val="0"/>
      <w:divBdr>
        <w:top w:val="none" w:sz="0" w:space="0" w:color="auto"/>
        <w:left w:val="none" w:sz="0" w:space="0" w:color="auto"/>
        <w:bottom w:val="none" w:sz="0" w:space="0" w:color="auto"/>
        <w:right w:val="none" w:sz="0" w:space="0" w:color="auto"/>
      </w:divBdr>
    </w:div>
    <w:div w:id="458645492">
      <w:bodyDiv w:val="1"/>
      <w:marLeft w:val="0"/>
      <w:marRight w:val="0"/>
      <w:marTop w:val="0"/>
      <w:marBottom w:val="0"/>
      <w:divBdr>
        <w:top w:val="none" w:sz="0" w:space="0" w:color="auto"/>
        <w:left w:val="none" w:sz="0" w:space="0" w:color="auto"/>
        <w:bottom w:val="none" w:sz="0" w:space="0" w:color="auto"/>
        <w:right w:val="none" w:sz="0" w:space="0" w:color="auto"/>
      </w:divBdr>
    </w:div>
    <w:div w:id="725838576">
      <w:bodyDiv w:val="1"/>
      <w:marLeft w:val="0"/>
      <w:marRight w:val="0"/>
      <w:marTop w:val="0"/>
      <w:marBottom w:val="0"/>
      <w:divBdr>
        <w:top w:val="none" w:sz="0" w:space="0" w:color="auto"/>
        <w:left w:val="none" w:sz="0" w:space="0" w:color="auto"/>
        <w:bottom w:val="none" w:sz="0" w:space="0" w:color="auto"/>
        <w:right w:val="none" w:sz="0" w:space="0" w:color="auto"/>
      </w:divBdr>
    </w:div>
    <w:div w:id="1300570350">
      <w:bodyDiv w:val="1"/>
      <w:marLeft w:val="0"/>
      <w:marRight w:val="0"/>
      <w:marTop w:val="0"/>
      <w:marBottom w:val="0"/>
      <w:divBdr>
        <w:top w:val="none" w:sz="0" w:space="0" w:color="auto"/>
        <w:left w:val="none" w:sz="0" w:space="0" w:color="auto"/>
        <w:bottom w:val="none" w:sz="0" w:space="0" w:color="auto"/>
        <w:right w:val="none" w:sz="0" w:space="0" w:color="auto"/>
      </w:divBdr>
    </w:div>
    <w:div w:id="1869753205">
      <w:bodyDiv w:val="1"/>
      <w:marLeft w:val="0"/>
      <w:marRight w:val="0"/>
      <w:marTop w:val="0"/>
      <w:marBottom w:val="0"/>
      <w:divBdr>
        <w:top w:val="none" w:sz="0" w:space="0" w:color="auto"/>
        <w:left w:val="none" w:sz="0" w:space="0" w:color="auto"/>
        <w:bottom w:val="none" w:sz="0" w:space="0" w:color="auto"/>
        <w:right w:val="none" w:sz="0" w:space="0" w:color="auto"/>
      </w:divBdr>
    </w:div>
    <w:div w:id="1872376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ias%20Ayrey\Downloads\remotesensing-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B22FC-7260-426D-9EF5-085F952E6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remotesensing-template.dot</Template>
  <TotalTime>3447</TotalTime>
  <Pages>19</Pages>
  <Words>8384</Words>
  <Characters>47794</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56066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Elias Ayrey</dc:creator>
  <cp:keywords/>
  <dc:description/>
  <cp:lastModifiedBy>Elias Ayrey</cp:lastModifiedBy>
  <cp:revision>12</cp:revision>
  <dcterms:created xsi:type="dcterms:W3CDTF">2018-03-03T19:57:00Z</dcterms:created>
  <dcterms:modified xsi:type="dcterms:W3CDTF">2018-03-09T02:22:00Z</dcterms:modified>
</cp:coreProperties>
</file>